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105F8" w14:textId="76F8149F" w:rsidR="000327A2" w:rsidRDefault="009C12E4" w:rsidP="009833B4">
      <w:pPr>
        <w:tabs>
          <w:tab w:val="left" w:pos="2490"/>
        </w:tabs>
        <w:spacing w:beforeLines="24" w:before="57" w:afterLines="24" w:after="57" w:line="360" w:lineRule="auto"/>
        <w:jc w:val="both"/>
        <w:rPr>
          <w:rFonts w:ascii="Arial" w:eastAsia="SimSun" w:hAnsi="Arial" w:cs="Arial"/>
          <w:b/>
          <w:bCs/>
          <w:kern w:val="3"/>
          <w:sz w:val="24"/>
          <w:szCs w:val="24"/>
          <w:lang w:eastAsia="zh-CN" w:bidi="hi-IN"/>
        </w:rPr>
      </w:pPr>
      <w:r>
        <w:rPr>
          <w:rFonts w:ascii="Arial" w:eastAsia="SimSun" w:hAnsi="Arial" w:cs="Arial"/>
          <w:b/>
          <w:bCs/>
          <w:kern w:val="3"/>
          <w:sz w:val="24"/>
          <w:szCs w:val="24"/>
          <w:lang w:eastAsia="zh-CN" w:bidi="hi-IN"/>
        </w:rPr>
        <w:t xml:space="preserve"> </w:t>
      </w:r>
      <w:r w:rsidR="009833B4">
        <w:rPr>
          <w:rFonts w:ascii="Arial" w:eastAsia="SimSun" w:hAnsi="Arial" w:cs="Arial"/>
          <w:b/>
          <w:bCs/>
          <w:kern w:val="3"/>
          <w:sz w:val="24"/>
          <w:szCs w:val="24"/>
          <w:lang w:eastAsia="zh-CN" w:bidi="hi-IN"/>
        </w:rPr>
        <w:t>MÓDULO IV – PLANEJAMENTO DA INVESTIGAÇÃO DO CRIME DE ESTUPRO</w:t>
      </w:r>
    </w:p>
    <w:p w14:paraId="0FF264CE" w14:textId="77777777" w:rsidR="002259C2" w:rsidRPr="0068691B" w:rsidRDefault="002259C2" w:rsidP="009833B4">
      <w:pPr>
        <w:tabs>
          <w:tab w:val="left" w:pos="2490"/>
        </w:tabs>
        <w:spacing w:beforeLines="24" w:before="57" w:afterLines="24" w:after="57" w:line="360" w:lineRule="auto"/>
        <w:jc w:val="both"/>
        <w:rPr>
          <w:rFonts w:ascii="Arial" w:hAnsi="Arial" w:cs="Arial"/>
          <w:sz w:val="24"/>
          <w:szCs w:val="24"/>
        </w:rPr>
      </w:pPr>
    </w:p>
    <w:p w14:paraId="3FAEF4DA" w14:textId="77777777" w:rsidR="009833B4" w:rsidRPr="005370DB" w:rsidRDefault="009833B4" w:rsidP="009833B4">
      <w:pPr>
        <w:tabs>
          <w:tab w:val="left" w:pos="2490"/>
        </w:tabs>
        <w:spacing w:beforeLines="120" w:before="288" w:afterLines="120" w:after="288" w:line="360" w:lineRule="auto"/>
        <w:jc w:val="both"/>
        <w:rPr>
          <w:rFonts w:ascii="Arial" w:hAnsi="Arial" w:cs="Arial"/>
          <w:sz w:val="24"/>
          <w:szCs w:val="24"/>
        </w:rPr>
      </w:pPr>
      <w:r>
        <w:rPr>
          <w:rFonts w:ascii="Arial" w:eastAsia="Arial" w:hAnsi="Arial" w:cs="Arial"/>
          <w:b/>
          <w:sz w:val="24"/>
          <w:szCs w:val="24"/>
          <w:shd w:val="clear" w:color="auto" w:fill="4A86E8"/>
        </w:rPr>
        <w:t>&lt;H1&gt;</w:t>
      </w:r>
      <w:r w:rsidRPr="005370DB">
        <w:rPr>
          <w:rFonts w:ascii="Arial" w:eastAsia="Liberation Serif" w:hAnsi="Arial" w:cs="Arial"/>
          <w:b/>
          <w:sz w:val="24"/>
          <w:szCs w:val="24"/>
        </w:rPr>
        <w:t>Apresentação</w:t>
      </w:r>
      <w:r>
        <w:rPr>
          <w:rFonts w:ascii="Arial" w:eastAsia="Arial" w:hAnsi="Arial" w:cs="Arial"/>
          <w:b/>
          <w:sz w:val="24"/>
          <w:szCs w:val="24"/>
          <w:shd w:val="clear" w:color="auto" w:fill="4A86E8"/>
        </w:rPr>
        <w:t>&lt;H1/&gt;</w:t>
      </w:r>
    </w:p>
    <w:p w14:paraId="35F42F67" w14:textId="4074AC97" w:rsidR="00184EB7" w:rsidRPr="00E81C66" w:rsidRDefault="00184EB7" w:rsidP="0068691B">
      <w:pPr>
        <w:spacing w:beforeLines="24" w:before="57" w:afterLines="24" w:after="57" w:line="360" w:lineRule="auto"/>
        <w:jc w:val="both"/>
        <w:rPr>
          <w:rFonts w:ascii="Arial" w:hAnsi="Arial" w:cs="Arial"/>
          <w:color w:val="auto"/>
          <w:sz w:val="24"/>
          <w:szCs w:val="24"/>
        </w:rPr>
      </w:pPr>
      <w:r w:rsidRPr="00E81C66">
        <w:rPr>
          <w:rFonts w:ascii="Arial" w:hAnsi="Arial" w:cs="Arial"/>
          <w:color w:val="auto"/>
          <w:sz w:val="24"/>
          <w:szCs w:val="24"/>
        </w:rPr>
        <w:t xml:space="preserve">Neste módulo você estudará </w:t>
      </w:r>
      <w:r w:rsidR="00DD4EF6" w:rsidRPr="00E81C66">
        <w:rPr>
          <w:rFonts w:ascii="Arial" w:hAnsi="Arial" w:cs="Arial"/>
          <w:color w:val="auto"/>
          <w:sz w:val="24"/>
          <w:szCs w:val="24"/>
        </w:rPr>
        <w:t>uma ferramenta indispensável no processo investigatório</w:t>
      </w:r>
      <w:r w:rsidR="00B437D2" w:rsidRPr="00E81C66">
        <w:rPr>
          <w:rFonts w:ascii="Arial" w:hAnsi="Arial" w:cs="Arial"/>
          <w:color w:val="auto"/>
          <w:sz w:val="24"/>
          <w:szCs w:val="24"/>
        </w:rPr>
        <w:t xml:space="preserve"> do crime de estupro</w:t>
      </w:r>
      <w:r w:rsidR="00DD4EF6" w:rsidRPr="00E81C66">
        <w:rPr>
          <w:rFonts w:ascii="Arial" w:hAnsi="Arial" w:cs="Arial"/>
          <w:color w:val="auto"/>
          <w:sz w:val="24"/>
          <w:szCs w:val="24"/>
        </w:rPr>
        <w:t xml:space="preserve">: </w:t>
      </w:r>
      <w:r w:rsidR="00DD4EF6" w:rsidRPr="00E81C66">
        <w:rPr>
          <w:rFonts w:ascii="Arial" w:hAnsi="Arial" w:cs="Arial"/>
          <w:b/>
          <w:color w:val="auto"/>
          <w:sz w:val="24"/>
          <w:szCs w:val="24"/>
        </w:rPr>
        <w:t>o planejamento</w:t>
      </w:r>
      <w:r w:rsidR="00DD4EF6" w:rsidRPr="00E81C66">
        <w:rPr>
          <w:rFonts w:ascii="Arial" w:hAnsi="Arial" w:cs="Arial"/>
          <w:color w:val="auto"/>
          <w:sz w:val="24"/>
          <w:szCs w:val="24"/>
        </w:rPr>
        <w:t>.</w:t>
      </w:r>
      <w:r w:rsidR="0083166F" w:rsidRPr="00E81C66">
        <w:rPr>
          <w:rFonts w:ascii="Arial" w:hAnsi="Arial" w:cs="Arial"/>
          <w:color w:val="auto"/>
          <w:sz w:val="24"/>
          <w:szCs w:val="24"/>
        </w:rPr>
        <w:t xml:space="preserve"> É por meio do planejamento que você</w:t>
      </w:r>
      <w:r w:rsidR="00E17C08">
        <w:rPr>
          <w:rFonts w:ascii="Arial" w:hAnsi="Arial" w:cs="Arial"/>
          <w:color w:val="auto"/>
          <w:sz w:val="24"/>
          <w:szCs w:val="24"/>
        </w:rPr>
        <w:t>,</w:t>
      </w:r>
      <w:r w:rsidR="0083166F" w:rsidRPr="00E81C66">
        <w:rPr>
          <w:rFonts w:ascii="Arial" w:hAnsi="Arial" w:cs="Arial"/>
          <w:color w:val="auto"/>
          <w:sz w:val="24"/>
          <w:szCs w:val="24"/>
        </w:rPr>
        <w:t xml:space="preserve"> investigador, poderá </w:t>
      </w:r>
      <w:r w:rsidR="00B437D2" w:rsidRPr="00236FF6">
        <w:rPr>
          <w:rFonts w:ascii="Arial" w:eastAsia="Arial" w:hAnsi="Arial" w:cs="Arial"/>
          <w:color w:val="auto"/>
          <w:sz w:val="24"/>
          <w:szCs w:val="24"/>
        </w:rPr>
        <w:t xml:space="preserve">estimar os recursos, os custos e o prazo necessário para realização do processo, </w:t>
      </w:r>
      <w:r w:rsidR="00236FF6" w:rsidRPr="00236FF6">
        <w:rPr>
          <w:rFonts w:ascii="Arial" w:eastAsia="Arial" w:hAnsi="Arial" w:cs="Arial"/>
          <w:color w:val="auto"/>
          <w:sz w:val="24"/>
          <w:szCs w:val="24"/>
        </w:rPr>
        <w:t xml:space="preserve">garantindo a </w:t>
      </w:r>
      <w:r w:rsidR="00236FF6" w:rsidRPr="00E81C66">
        <w:rPr>
          <w:rFonts w:ascii="Arial" w:hAnsi="Arial" w:cs="Arial"/>
          <w:color w:val="auto"/>
          <w:sz w:val="24"/>
          <w:szCs w:val="24"/>
        </w:rPr>
        <w:t>economia de esforços, tempo e a possibilidade de bons resultados.</w:t>
      </w:r>
    </w:p>
    <w:p w14:paraId="2640019C" w14:textId="7A2C31F8" w:rsidR="0042449A" w:rsidRDefault="00236FF6" w:rsidP="009833B4">
      <w:pPr>
        <w:spacing w:beforeLines="120" w:before="288" w:afterLines="120" w:after="288" w:line="360" w:lineRule="auto"/>
        <w:jc w:val="both"/>
        <w:rPr>
          <w:rFonts w:ascii="Arial" w:eastAsia="Arial" w:hAnsi="Arial" w:cs="Arial"/>
          <w:color w:val="auto"/>
          <w:sz w:val="24"/>
          <w:szCs w:val="24"/>
        </w:rPr>
      </w:pPr>
      <w:r w:rsidRPr="00E81C66">
        <w:rPr>
          <w:rFonts w:ascii="Arial" w:eastAsia="Arial" w:hAnsi="Arial" w:cs="Arial"/>
          <w:color w:val="auto"/>
          <w:sz w:val="24"/>
          <w:szCs w:val="24"/>
        </w:rPr>
        <w:t>Porém e</w:t>
      </w:r>
      <w:r w:rsidR="008C2593" w:rsidRPr="00E81C66">
        <w:rPr>
          <w:rFonts w:ascii="Arial" w:eastAsia="Arial" w:hAnsi="Arial" w:cs="Arial"/>
          <w:color w:val="auto"/>
          <w:sz w:val="24"/>
          <w:szCs w:val="24"/>
        </w:rPr>
        <w:t>xistem dificuldades práticas específicas de cada situação e organização policial na fase de planejamento</w:t>
      </w:r>
      <w:r w:rsidRPr="00E81C66">
        <w:rPr>
          <w:rFonts w:ascii="Arial" w:eastAsia="Arial" w:hAnsi="Arial" w:cs="Arial"/>
          <w:color w:val="auto"/>
          <w:sz w:val="24"/>
          <w:szCs w:val="24"/>
        </w:rPr>
        <w:t>, então a proposta deste</w:t>
      </w:r>
      <w:r w:rsidR="008C2593" w:rsidRPr="00E81C66">
        <w:rPr>
          <w:rFonts w:ascii="Arial" w:eastAsia="Arial" w:hAnsi="Arial" w:cs="Arial"/>
          <w:color w:val="auto"/>
          <w:sz w:val="24"/>
          <w:szCs w:val="24"/>
        </w:rPr>
        <w:t xml:space="preserve"> curso é mostrar que há </w:t>
      </w:r>
      <w:r w:rsidR="0083166F" w:rsidRPr="00E81C66">
        <w:rPr>
          <w:rFonts w:ascii="Arial" w:eastAsia="Arial" w:hAnsi="Arial" w:cs="Arial"/>
          <w:color w:val="auto"/>
          <w:sz w:val="24"/>
          <w:szCs w:val="24"/>
        </w:rPr>
        <w:t xml:space="preserve">possíveis </w:t>
      </w:r>
      <w:r w:rsidR="008C2593" w:rsidRPr="00E81C66">
        <w:rPr>
          <w:rFonts w:ascii="Arial" w:eastAsia="Arial" w:hAnsi="Arial" w:cs="Arial"/>
          <w:color w:val="auto"/>
          <w:sz w:val="24"/>
          <w:szCs w:val="24"/>
        </w:rPr>
        <w:t>caminhos de excelência que precisam ser conhecidos e postos em prática.</w:t>
      </w:r>
      <w:r w:rsidRPr="00E81C66">
        <w:rPr>
          <w:rFonts w:ascii="Arial" w:eastAsia="Arial" w:hAnsi="Arial" w:cs="Arial"/>
          <w:color w:val="auto"/>
          <w:sz w:val="24"/>
          <w:szCs w:val="24"/>
        </w:rPr>
        <w:t xml:space="preserve"> Des</w:t>
      </w:r>
      <w:r w:rsidR="00594E43">
        <w:rPr>
          <w:rFonts w:ascii="Arial" w:eastAsia="Arial" w:hAnsi="Arial" w:cs="Arial"/>
          <w:color w:val="auto"/>
          <w:sz w:val="24"/>
          <w:szCs w:val="24"/>
        </w:rPr>
        <w:t>s</w:t>
      </w:r>
      <w:r w:rsidRPr="00E81C66">
        <w:rPr>
          <w:rFonts w:ascii="Arial" w:eastAsia="Arial" w:hAnsi="Arial" w:cs="Arial"/>
          <w:color w:val="auto"/>
          <w:sz w:val="24"/>
          <w:szCs w:val="24"/>
        </w:rPr>
        <w:t>a forma</w:t>
      </w:r>
      <w:r w:rsidR="00813F5C">
        <w:rPr>
          <w:rFonts w:ascii="Arial" w:eastAsia="Arial" w:hAnsi="Arial" w:cs="Arial"/>
          <w:color w:val="auto"/>
          <w:sz w:val="24"/>
          <w:szCs w:val="24"/>
        </w:rPr>
        <w:t>,</w:t>
      </w:r>
      <w:r w:rsidR="0083166F" w:rsidRPr="00E81C66">
        <w:rPr>
          <w:rFonts w:ascii="Arial" w:eastAsia="Arial" w:hAnsi="Arial" w:cs="Arial"/>
          <w:color w:val="auto"/>
          <w:sz w:val="24"/>
          <w:szCs w:val="24"/>
        </w:rPr>
        <w:t xml:space="preserve"> este curso limita</w:t>
      </w:r>
      <w:r w:rsidR="0069363F">
        <w:rPr>
          <w:rFonts w:ascii="Arial" w:eastAsia="Arial" w:hAnsi="Arial" w:cs="Arial"/>
          <w:color w:val="auto"/>
          <w:sz w:val="24"/>
          <w:szCs w:val="24"/>
        </w:rPr>
        <w:t xml:space="preserve">-se </w:t>
      </w:r>
      <w:r w:rsidR="0083166F" w:rsidRPr="00E81C66">
        <w:rPr>
          <w:rFonts w:ascii="Arial" w:eastAsia="Arial" w:hAnsi="Arial" w:cs="Arial"/>
          <w:color w:val="auto"/>
          <w:sz w:val="24"/>
          <w:szCs w:val="24"/>
        </w:rPr>
        <w:t>ao planejamento operac</w:t>
      </w:r>
      <w:r w:rsidR="00B437D2" w:rsidRPr="00E81C66">
        <w:rPr>
          <w:rFonts w:ascii="Arial" w:eastAsia="Arial" w:hAnsi="Arial" w:cs="Arial"/>
          <w:color w:val="auto"/>
          <w:sz w:val="24"/>
          <w:szCs w:val="24"/>
        </w:rPr>
        <w:t>ional para que você cumpra as metas de alcance</w:t>
      </w:r>
      <w:r w:rsidRPr="00E81C66">
        <w:rPr>
          <w:rFonts w:ascii="Arial" w:eastAsia="Arial" w:hAnsi="Arial" w:cs="Arial"/>
          <w:color w:val="auto"/>
          <w:sz w:val="24"/>
          <w:szCs w:val="24"/>
        </w:rPr>
        <w:t xml:space="preserve"> </w:t>
      </w:r>
      <w:r w:rsidR="00813F5C">
        <w:rPr>
          <w:rFonts w:ascii="Arial" w:eastAsia="Arial" w:hAnsi="Arial" w:cs="Arial"/>
          <w:color w:val="auto"/>
          <w:sz w:val="24"/>
          <w:szCs w:val="24"/>
        </w:rPr>
        <w:t>d</w:t>
      </w:r>
      <w:r w:rsidRPr="00E81C66">
        <w:rPr>
          <w:rFonts w:ascii="Arial" w:eastAsia="Arial" w:hAnsi="Arial" w:cs="Arial"/>
          <w:color w:val="auto"/>
          <w:sz w:val="24"/>
          <w:szCs w:val="24"/>
        </w:rPr>
        <w:t>os resultados de maneira mais objetiva.</w:t>
      </w:r>
    </w:p>
    <w:p w14:paraId="1A39B027" w14:textId="77777777" w:rsidR="009833B4" w:rsidRPr="005370DB" w:rsidRDefault="009833B4" w:rsidP="009833B4">
      <w:pPr>
        <w:spacing w:beforeLines="120" w:before="288" w:afterLines="120" w:after="288" w:line="360" w:lineRule="auto"/>
        <w:jc w:val="both"/>
        <w:rPr>
          <w:rFonts w:ascii="Arial" w:hAnsi="Arial" w:cs="Arial"/>
          <w:sz w:val="24"/>
          <w:szCs w:val="24"/>
        </w:rPr>
      </w:pPr>
      <w:r>
        <w:rPr>
          <w:rFonts w:ascii="Arial" w:eastAsia="Arial" w:hAnsi="Arial" w:cs="Arial"/>
          <w:b/>
          <w:sz w:val="24"/>
          <w:szCs w:val="24"/>
          <w:shd w:val="clear" w:color="auto" w:fill="4A86E8"/>
        </w:rPr>
        <w:t>&lt;H/&gt;</w:t>
      </w:r>
      <w:r w:rsidRPr="005370DB">
        <w:rPr>
          <w:rFonts w:ascii="Arial" w:hAnsi="Arial" w:cs="Arial"/>
          <w:b/>
          <w:bCs/>
          <w:sz w:val="24"/>
          <w:szCs w:val="24"/>
        </w:rPr>
        <w:t>Objetivos do módulo</w:t>
      </w:r>
      <w:r>
        <w:rPr>
          <w:rFonts w:ascii="Arial" w:eastAsia="Arial" w:hAnsi="Arial" w:cs="Arial"/>
          <w:b/>
          <w:sz w:val="24"/>
          <w:szCs w:val="24"/>
          <w:shd w:val="clear" w:color="auto" w:fill="4A86E8"/>
        </w:rPr>
        <w:t>&lt;H1/&gt;</w:t>
      </w:r>
    </w:p>
    <w:p w14:paraId="32279951" w14:textId="77777777" w:rsidR="00F27F31" w:rsidRPr="009833B4" w:rsidRDefault="007A1BEA" w:rsidP="009833B4">
      <w:pPr>
        <w:widowControl/>
        <w:suppressAutoHyphens w:val="0"/>
        <w:spacing w:beforeLines="24" w:before="57" w:afterLines="24" w:after="57" w:line="360" w:lineRule="auto"/>
        <w:contextualSpacing/>
        <w:jc w:val="both"/>
        <w:textAlignment w:val="auto"/>
        <w:rPr>
          <w:rFonts w:ascii="Arial" w:hAnsi="Arial" w:cs="Arial"/>
          <w:sz w:val="24"/>
          <w:szCs w:val="24"/>
        </w:rPr>
      </w:pPr>
      <w:r w:rsidRPr="009833B4">
        <w:rPr>
          <w:rFonts w:ascii="Arial" w:hAnsi="Arial" w:cs="Arial"/>
          <w:sz w:val="24"/>
          <w:szCs w:val="24"/>
        </w:rPr>
        <w:t xml:space="preserve">Reconhecer a importância do planejamento para a </w:t>
      </w:r>
      <w:r w:rsidR="007F6C2D" w:rsidRPr="009833B4">
        <w:rPr>
          <w:rFonts w:ascii="Arial" w:hAnsi="Arial" w:cs="Arial"/>
          <w:sz w:val="24"/>
          <w:szCs w:val="24"/>
        </w:rPr>
        <w:t>eficácia</w:t>
      </w:r>
      <w:r w:rsidRPr="009833B4">
        <w:rPr>
          <w:rFonts w:ascii="Arial" w:hAnsi="Arial" w:cs="Arial"/>
          <w:sz w:val="24"/>
          <w:szCs w:val="24"/>
        </w:rPr>
        <w:t xml:space="preserve"> da investigação</w:t>
      </w:r>
      <w:r w:rsidR="009833B4">
        <w:rPr>
          <w:rFonts w:ascii="Arial" w:hAnsi="Arial" w:cs="Arial"/>
          <w:sz w:val="24"/>
          <w:szCs w:val="24"/>
        </w:rPr>
        <w:t>, e</w:t>
      </w:r>
      <w:r w:rsidR="00DD4EF6" w:rsidRPr="009833B4">
        <w:rPr>
          <w:rFonts w:ascii="Arial" w:hAnsi="Arial" w:cs="Arial"/>
          <w:sz w:val="24"/>
          <w:szCs w:val="24"/>
        </w:rPr>
        <w:t>numerar as principais etapas do planejamento da investigação de estupro</w:t>
      </w:r>
      <w:r w:rsidR="009833B4">
        <w:rPr>
          <w:rFonts w:ascii="Arial" w:hAnsi="Arial" w:cs="Arial"/>
          <w:sz w:val="24"/>
          <w:szCs w:val="24"/>
        </w:rPr>
        <w:t>, i</w:t>
      </w:r>
      <w:r w:rsidR="00837031" w:rsidRPr="009833B4">
        <w:rPr>
          <w:rFonts w:ascii="Arial" w:hAnsi="Arial" w:cs="Arial"/>
          <w:sz w:val="24"/>
          <w:szCs w:val="24"/>
        </w:rPr>
        <w:t>dentificar</w:t>
      </w:r>
      <w:r w:rsidR="00FC14D4" w:rsidRPr="009833B4">
        <w:rPr>
          <w:rFonts w:ascii="Arial" w:hAnsi="Arial" w:cs="Arial"/>
          <w:sz w:val="24"/>
          <w:szCs w:val="24"/>
        </w:rPr>
        <w:t xml:space="preserve"> o</w:t>
      </w:r>
      <w:r w:rsidR="00A46A69" w:rsidRPr="009833B4">
        <w:rPr>
          <w:rFonts w:ascii="Arial" w:hAnsi="Arial" w:cs="Arial"/>
          <w:sz w:val="24"/>
          <w:szCs w:val="24"/>
        </w:rPr>
        <w:t>s</w:t>
      </w:r>
      <w:r w:rsidR="00FC14D4" w:rsidRPr="009833B4">
        <w:rPr>
          <w:rFonts w:ascii="Arial" w:hAnsi="Arial" w:cs="Arial"/>
          <w:sz w:val="24"/>
          <w:szCs w:val="24"/>
        </w:rPr>
        <w:t xml:space="preserve"> risco</w:t>
      </w:r>
      <w:r w:rsidR="00A46A69" w:rsidRPr="009833B4">
        <w:rPr>
          <w:rFonts w:ascii="Arial" w:hAnsi="Arial" w:cs="Arial"/>
          <w:sz w:val="24"/>
          <w:szCs w:val="24"/>
        </w:rPr>
        <w:t>s que podem ocorrer</w:t>
      </w:r>
      <w:r w:rsidR="00FC14D4" w:rsidRPr="009833B4">
        <w:rPr>
          <w:rFonts w:ascii="Arial" w:hAnsi="Arial" w:cs="Arial"/>
          <w:sz w:val="24"/>
          <w:szCs w:val="24"/>
        </w:rPr>
        <w:t xml:space="preserve"> no processo </w:t>
      </w:r>
      <w:r w:rsidR="009833B4">
        <w:rPr>
          <w:rFonts w:ascii="Arial" w:hAnsi="Arial" w:cs="Arial"/>
          <w:sz w:val="24"/>
          <w:szCs w:val="24"/>
        </w:rPr>
        <w:t xml:space="preserve">e compreender </w:t>
      </w:r>
      <w:r w:rsidR="00F27F31" w:rsidRPr="009833B4">
        <w:rPr>
          <w:rFonts w:ascii="Arial" w:hAnsi="Arial" w:cs="Arial"/>
          <w:sz w:val="24"/>
          <w:szCs w:val="24"/>
        </w:rPr>
        <w:t xml:space="preserve">a necessidade de se </w:t>
      </w:r>
      <w:r w:rsidR="00F27F31" w:rsidRPr="009833B4">
        <w:rPr>
          <w:rFonts w:ascii="Arial" w:eastAsia="Arial" w:hAnsi="Arial" w:cs="Arial"/>
          <w:sz w:val="24"/>
          <w:szCs w:val="24"/>
        </w:rPr>
        <w:t>avaliar a qualidade das evidências como suporte para as provas que deseja apurar.</w:t>
      </w:r>
    </w:p>
    <w:p w14:paraId="34318767" w14:textId="77777777" w:rsidR="000327A2" w:rsidRPr="0068691B" w:rsidRDefault="000327A2" w:rsidP="0068691B">
      <w:pPr>
        <w:spacing w:beforeLines="24" w:before="57" w:afterLines="24" w:after="57" w:line="360" w:lineRule="auto"/>
        <w:ind w:left="1134"/>
        <w:jc w:val="both"/>
        <w:rPr>
          <w:rFonts w:ascii="Arial" w:hAnsi="Arial" w:cs="Arial"/>
          <w:b/>
          <w:sz w:val="24"/>
          <w:szCs w:val="24"/>
        </w:rPr>
      </w:pPr>
    </w:p>
    <w:p w14:paraId="6B243F20" w14:textId="77777777" w:rsidR="009833B4" w:rsidRDefault="009833B4" w:rsidP="0068691B">
      <w:pPr>
        <w:spacing w:beforeLines="24" w:before="57" w:afterLines="24" w:after="57"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&lt;H1&gt;</w:t>
      </w:r>
      <w:r w:rsidRPr="005370DB">
        <w:rPr>
          <w:rFonts w:ascii="Arial" w:eastAsia="Liberation Serif" w:hAnsi="Arial" w:cs="Arial"/>
          <w:b/>
          <w:sz w:val="24"/>
          <w:szCs w:val="24"/>
        </w:rPr>
        <w:t>Estrutura do módulo</w:t>
      </w:r>
      <w:r>
        <w:rPr>
          <w:rFonts w:ascii="Arial" w:eastAsia="Arial" w:hAnsi="Arial" w:cs="Arial"/>
          <w:b/>
          <w:sz w:val="24"/>
          <w:szCs w:val="24"/>
          <w:shd w:val="clear" w:color="auto" w:fill="4A86E8"/>
        </w:rPr>
        <w:t>&lt;H1/&gt;</w:t>
      </w:r>
    </w:p>
    <w:p w14:paraId="68969E1E" w14:textId="77777777" w:rsidR="009833B4" w:rsidRPr="009833B4" w:rsidRDefault="009833B4" w:rsidP="0068691B">
      <w:pPr>
        <w:spacing w:beforeLines="24" w:before="57" w:afterLines="24" w:after="57" w:line="360" w:lineRule="auto"/>
        <w:jc w:val="both"/>
        <w:rPr>
          <w:rFonts w:ascii="Arial" w:hAnsi="Arial" w:cs="Arial"/>
          <w:b/>
          <w:sz w:val="24"/>
          <w:szCs w:val="24"/>
        </w:rPr>
      </w:pPr>
    </w:p>
    <w:p w14:paraId="753CC986" w14:textId="77777777" w:rsidR="003A4C35" w:rsidRPr="0068691B" w:rsidRDefault="003A4C35" w:rsidP="0068691B">
      <w:pPr>
        <w:tabs>
          <w:tab w:val="left" w:pos="2490"/>
        </w:tabs>
        <w:spacing w:beforeLines="24" w:before="57" w:afterLines="24" w:after="57" w:line="360" w:lineRule="auto"/>
        <w:jc w:val="both"/>
        <w:rPr>
          <w:rFonts w:ascii="Arial" w:eastAsia="Liberation Serif" w:hAnsi="Arial" w:cs="Arial"/>
          <w:sz w:val="24"/>
          <w:szCs w:val="24"/>
        </w:rPr>
      </w:pPr>
      <w:r w:rsidRPr="0068691B">
        <w:rPr>
          <w:rFonts w:ascii="Arial" w:eastAsia="Liberation Serif" w:hAnsi="Arial" w:cs="Arial"/>
          <w:sz w:val="24"/>
          <w:szCs w:val="24"/>
        </w:rPr>
        <w:t>Aula 1 - Importância do planejamento da investigação do crime de estupro</w:t>
      </w:r>
      <w:r w:rsidR="009833B4">
        <w:rPr>
          <w:rFonts w:ascii="Arial" w:eastAsia="Liberation Serif" w:hAnsi="Arial" w:cs="Arial"/>
          <w:sz w:val="24"/>
          <w:szCs w:val="24"/>
        </w:rPr>
        <w:t>.</w:t>
      </w:r>
    </w:p>
    <w:p w14:paraId="380C17B6" w14:textId="77777777" w:rsidR="003A4C35" w:rsidRPr="0068691B" w:rsidRDefault="003A4C35"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Aula 2</w:t>
      </w:r>
      <w:r w:rsidR="007A1BEA" w:rsidRPr="0068691B">
        <w:rPr>
          <w:rFonts w:ascii="Arial" w:eastAsia="Arial" w:hAnsi="Arial" w:cs="Arial"/>
          <w:sz w:val="24"/>
          <w:szCs w:val="24"/>
        </w:rPr>
        <w:t xml:space="preserve"> - </w:t>
      </w:r>
      <w:r w:rsidRPr="0068691B">
        <w:rPr>
          <w:rFonts w:ascii="Arial" w:eastAsia="Arial" w:hAnsi="Arial" w:cs="Arial"/>
          <w:sz w:val="24"/>
          <w:szCs w:val="24"/>
        </w:rPr>
        <w:t xml:space="preserve"> Elaboração de um cronograma de trabalho</w:t>
      </w:r>
      <w:r w:rsidR="009833B4">
        <w:rPr>
          <w:rFonts w:ascii="Arial" w:eastAsia="Arial" w:hAnsi="Arial" w:cs="Arial"/>
          <w:sz w:val="24"/>
          <w:szCs w:val="24"/>
        </w:rPr>
        <w:t>.</w:t>
      </w:r>
    </w:p>
    <w:p w14:paraId="42F668AD" w14:textId="77777777" w:rsidR="007A1BEA" w:rsidRPr="0068691B" w:rsidRDefault="007A1BEA"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Aula 3</w:t>
      </w:r>
      <w:r w:rsidRPr="0068691B">
        <w:rPr>
          <w:rFonts w:ascii="Arial" w:eastAsia="Arial" w:hAnsi="Arial" w:cs="Arial"/>
          <w:b/>
          <w:sz w:val="24"/>
          <w:szCs w:val="24"/>
        </w:rPr>
        <w:t xml:space="preserve"> </w:t>
      </w:r>
      <w:r w:rsidRPr="009C12E4">
        <w:rPr>
          <w:rFonts w:ascii="Arial" w:eastAsia="Arial" w:hAnsi="Arial" w:cs="Arial"/>
          <w:sz w:val="24"/>
          <w:szCs w:val="24"/>
        </w:rPr>
        <w:t>-</w:t>
      </w:r>
      <w:r w:rsidR="006A3216" w:rsidRPr="0068691B">
        <w:rPr>
          <w:rFonts w:ascii="Arial" w:eastAsia="Arial" w:hAnsi="Arial" w:cs="Arial"/>
          <w:b/>
          <w:sz w:val="24"/>
          <w:szCs w:val="24"/>
        </w:rPr>
        <w:t xml:space="preserve"> </w:t>
      </w:r>
      <w:r w:rsidRPr="0068691B">
        <w:rPr>
          <w:rFonts w:ascii="Arial" w:eastAsia="Arial" w:hAnsi="Arial" w:cs="Arial"/>
          <w:sz w:val="24"/>
          <w:szCs w:val="24"/>
        </w:rPr>
        <w:t>Análise preliminar do objeto da investigação</w:t>
      </w:r>
      <w:r w:rsidR="009833B4">
        <w:rPr>
          <w:rFonts w:ascii="Arial" w:eastAsia="Arial" w:hAnsi="Arial" w:cs="Arial"/>
          <w:sz w:val="24"/>
          <w:szCs w:val="24"/>
        </w:rPr>
        <w:t>.</w:t>
      </w:r>
    </w:p>
    <w:p w14:paraId="021A7A3C" w14:textId="0C85E458" w:rsidR="007A1BEA" w:rsidRPr="0068691B" w:rsidRDefault="00CF5FBA" w:rsidP="0068691B">
      <w:pPr>
        <w:tabs>
          <w:tab w:val="left" w:pos="2490"/>
        </w:tabs>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 xml:space="preserve">Aula 4 - </w:t>
      </w:r>
      <w:r w:rsidR="009833B4">
        <w:rPr>
          <w:rFonts w:ascii="Arial" w:eastAsia="Arial" w:hAnsi="Arial" w:cs="Arial"/>
          <w:color w:val="000000"/>
          <w:sz w:val="24"/>
          <w:szCs w:val="24"/>
        </w:rPr>
        <w:t>Plano o</w:t>
      </w:r>
      <w:r w:rsidR="007A1BEA" w:rsidRPr="0068691B">
        <w:rPr>
          <w:rFonts w:ascii="Arial" w:eastAsia="Arial" w:hAnsi="Arial" w:cs="Arial"/>
          <w:color w:val="000000"/>
          <w:sz w:val="24"/>
          <w:szCs w:val="24"/>
        </w:rPr>
        <w:t>peracional da investigação de estupro</w:t>
      </w:r>
      <w:r w:rsidR="0069363F">
        <w:rPr>
          <w:rFonts w:ascii="Arial" w:eastAsia="Arial" w:hAnsi="Arial" w:cs="Arial"/>
          <w:color w:val="000000"/>
          <w:sz w:val="24"/>
          <w:szCs w:val="24"/>
        </w:rPr>
        <w:t>: m</w:t>
      </w:r>
      <w:r w:rsidR="007A1BEA" w:rsidRPr="0068691B">
        <w:rPr>
          <w:rFonts w:ascii="Arial" w:eastAsia="Arial" w:hAnsi="Arial" w:cs="Arial"/>
          <w:color w:val="000000"/>
          <w:sz w:val="24"/>
          <w:szCs w:val="24"/>
        </w:rPr>
        <w:t xml:space="preserve">atriz de </w:t>
      </w:r>
      <w:r w:rsidR="00236FF6">
        <w:rPr>
          <w:rFonts w:ascii="Arial" w:eastAsia="Arial" w:hAnsi="Arial" w:cs="Arial"/>
          <w:color w:val="000000"/>
          <w:sz w:val="24"/>
          <w:szCs w:val="24"/>
        </w:rPr>
        <w:t>p</w:t>
      </w:r>
      <w:r w:rsidR="007A1BEA" w:rsidRPr="0068691B">
        <w:rPr>
          <w:rFonts w:ascii="Arial" w:eastAsia="Arial" w:hAnsi="Arial" w:cs="Arial"/>
          <w:color w:val="000000"/>
          <w:sz w:val="24"/>
          <w:szCs w:val="24"/>
        </w:rPr>
        <w:t>lanejamento</w:t>
      </w:r>
      <w:r w:rsidR="009833B4">
        <w:rPr>
          <w:rFonts w:ascii="Arial" w:eastAsia="Arial" w:hAnsi="Arial" w:cs="Arial"/>
          <w:color w:val="000000"/>
          <w:sz w:val="24"/>
          <w:szCs w:val="24"/>
        </w:rPr>
        <w:t>.</w:t>
      </w:r>
    </w:p>
    <w:p w14:paraId="4CD00AEA" w14:textId="77777777" w:rsidR="007A1BEA" w:rsidRDefault="007A1BEA" w:rsidP="0068691B">
      <w:pPr>
        <w:spacing w:beforeLines="24" w:before="57" w:afterLines="24" w:after="57" w:line="360" w:lineRule="auto"/>
        <w:jc w:val="both"/>
        <w:rPr>
          <w:rFonts w:ascii="Arial" w:eastAsia="Arial" w:hAnsi="Arial" w:cs="Arial"/>
          <w:bCs/>
          <w:color w:val="000000"/>
          <w:sz w:val="24"/>
          <w:szCs w:val="24"/>
        </w:rPr>
      </w:pPr>
      <w:r w:rsidRPr="0068691B">
        <w:rPr>
          <w:rFonts w:ascii="Arial" w:eastAsia="Arial" w:hAnsi="Arial" w:cs="Arial"/>
          <w:bCs/>
          <w:color w:val="000000"/>
          <w:sz w:val="24"/>
          <w:szCs w:val="24"/>
        </w:rPr>
        <w:t>Aula 5 - Evidências de prova</w:t>
      </w:r>
      <w:r w:rsidR="009833B4">
        <w:rPr>
          <w:rFonts w:ascii="Arial" w:eastAsia="Arial" w:hAnsi="Arial" w:cs="Arial"/>
          <w:bCs/>
          <w:color w:val="000000"/>
          <w:sz w:val="24"/>
          <w:szCs w:val="24"/>
        </w:rPr>
        <w:t>.</w:t>
      </w:r>
    </w:p>
    <w:p w14:paraId="6F2A7D10" w14:textId="77777777" w:rsidR="0042449A" w:rsidRPr="0068691B" w:rsidRDefault="0042449A" w:rsidP="0068691B">
      <w:pPr>
        <w:spacing w:beforeLines="24" w:before="57" w:afterLines="24" w:after="57" w:line="360" w:lineRule="auto"/>
        <w:jc w:val="both"/>
        <w:rPr>
          <w:rFonts w:ascii="Arial" w:hAnsi="Arial" w:cs="Arial"/>
          <w:bCs/>
          <w:sz w:val="24"/>
          <w:szCs w:val="24"/>
        </w:rPr>
      </w:pPr>
    </w:p>
    <w:p w14:paraId="3396393B" w14:textId="77777777" w:rsidR="00B521F2" w:rsidRDefault="00B521F2" w:rsidP="00E81C66">
      <w:pPr>
        <w:rPr>
          <w:rFonts w:ascii="Arial" w:hAnsi="Arial" w:cs="Arial"/>
          <w:sz w:val="24"/>
          <w:szCs w:val="24"/>
        </w:rPr>
      </w:pPr>
    </w:p>
    <w:p w14:paraId="05BEF0FF" w14:textId="05FAADFE" w:rsidR="000327A2" w:rsidRDefault="00F10486" w:rsidP="0068691B">
      <w:pPr>
        <w:tabs>
          <w:tab w:val="left" w:pos="2490"/>
        </w:tabs>
        <w:spacing w:beforeLines="24" w:before="57" w:afterLines="24" w:after="57"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lastRenderedPageBreak/>
        <w:t>&lt;H1/&gt;</w:t>
      </w:r>
      <w:r w:rsidR="001301C1" w:rsidRPr="0068691B">
        <w:rPr>
          <w:rFonts w:ascii="Arial" w:eastAsia="Liberation Serif" w:hAnsi="Arial" w:cs="Arial"/>
          <w:b/>
          <w:sz w:val="24"/>
          <w:szCs w:val="24"/>
        </w:rPr>
        <w:t>Aula 1</w:t>
      </w:r>
      <w:r w:rsidR="00A036B0">
        <w:rPr>
          <w:rFonts w:ascii="Arial" w:eastAsia="Liberation Serif" w:hAnsi="Arial" w:cs="Arial"/>
          <w:b/>
          <w:sz w:val="24"/>
          <w:szCs w:val="24"/>
        </w:rPr>
        <w:t xml:space="preserve"> </w:t>
      </w:r>
      <w:r w:rsidR="001938E4" w:rsidRPr="0068691B">
        <w:rPr>
          <w:rFonts w:ascii="Arial" w:eastAsia="Liberation Serif" w:hAnsi="Arial" w:cs="Arial"/>
          <w:b/>
          <w:sz w:val="24"/>
          <w:szCs w:val="24"/>
        </w:rPr>
        <w:t>-</w:t>
      </w:r>
      <w:r w:rsidR="001301C1" w:rsidRPr="0068691B">
        <w:rPr>
          <w:rFonts w:ascii="Arial" w:eastAsia="Liberation Serif" w:hAnsi="Arial" w:cs="Arial"/>
          <w:b/>
          <w:sz w:val="24"/>
          <w:szCs w:val="24"/>
        </w:rPr>
        <w:t xml:space="preserve"> Importância do planejamento da investigação do crime de estupro</w:t>
      </w:r>
      <w:r>
        <w:rPr>
          <w:rFonts w:ascii="Arial" w:eastAsia="Arial" w:hAnsi="Arial" w:cs="Arial"/>
          <w:b/>
          <w:sz w:val="24"/>
          <w:szCs w:val="24"/>
          <w:shd w:val="clear" w:color="auto" w:fill="4A86E8"/>
        </w:rPr>
        <w:t xml:space="preserve"> &lt;H1/&gt;</w:t>
      </w:r>
    </w:p>
    <w:p w14:paraId="5C7C9276" w14:textId="77777777" w:rsidR="00F10486" w:rsidRPr="0068691B" w:rsidRDefault="00F10486" w:rsidP="0068691B">
      <w:pPr>
        <w:tabs>
          <w:tab w:val="left" w:pos="2490"/>
        </w:tabs>
        <w:spacing w:beforeLines="24" w:before="57" w:afterLines="24" w:after="57" w:line="360" w:lineRule="auto"/>
        <w:jc w:val="both"/>
        <w:rPr>
          <w:rFonts w:ascii="Arial" w:hAnsi="Arial" w:cs="Arial"/>
          <w:sz w:val="24"/>
          <w:szCs w:val="24"/>
        </w:rPr>
      </w:pPr>
    </w:p>
    <w:p w14:paraId="6DCC94FD" w14:textId="77777777" w:rsidR="00F10486"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 xml:space="preserve"> </w:t>
      </w:r>
      <w:r>
        <w:rPr>
          <w:rFonts w:ascii="Arial" w:eastAsia="Times New Roman" w:hAnsi="Arial" w:cs="Arial"/>
          <w:b/>
          <w:sz w:val="24"/>
          <w:szCs w:val="24"/>
        </w:rPr>
        <w:t>Contextualizando...</w:t>
      </w:r>
      <w:r>
        <w:rPr>
          <w:rFonts w:ascii="Arial" w:eastAsia="Arial" w:hAnsi="Arial" w:cs="Arial"/>
          <w:b/>
          <w:sz w:val="24"/>
          <w:szCs w:val="24"/>
          <w:shd w:val="clear" w:color="auto" w:fill="4A86E8"/>
        </w:rPr>
        <w:t xml:space="preserve"> &lt;H2/&gt;</w:t>
      </w:r>
    </w:p>
    <w:p w14:paraId="37DF639F" w14:textId="0DCC1A36" w:rsidR="00CD49F0" w:rsidRPr="00E81C66" w:rsidRDefault="00CD49F0" w:rsidP="00E81C66">
      <w:pPr>
        <w:rPr>
          <w:rFonts w:ascii="Arial" w:hAnsi="Arial" w:cs="Arial"/>
          <w:sz w:val="24"/>
          <w:szCs w:val="24"/>
        </w:rPr>
      </w:pPr>
    </w:p>
    <w:p w14:paraId="0C3991C0" w14:textId="41CC3D3D" w:rsidR="00F9206D" w:rsidRDefault="009E11CC" w:rsidP="00F9206D">
      <w:pPr>
        <w:spacing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Quando </w:t>
      </w:r>
      <w:r>
        <w:rPr>
          <w:rFonts w:ascii="Arial" w:eastAsia="Arial" w:hAnsi="Arial" w:cs="Arial"/>
          <w:color w:val="000000"/>
          <w:sz w:val="24"/>
          <w:szCs w:val="24"/>
        </w:rPr>
        <w:t xml:space="preserve">o investigador </w:t>
      </w:r>
      <w:r w:rsidRPr="0068691B">
        <w:rPr>
          <w:rFonts w:ascii="Arial" w:eastAsia="Arial" w:hAnsi="Arial" w:cs="Arial"/>
          <w:color w:val="000000"/>
          <w:sz w:val="24"/>
          <w:szCs w:val="24"/>
        </w:rPr>
        <w:t>elabora um planejamento operacional da investigação de</w:t>
      </w:r>
      <w:r w:rsidR="0042449A">
        <w:rPr>
          <w:rFonts w:ascii="Arial" w:eastAsia="Arial" w:hAnsi="Arial" w:cs="Arial"/>
          <w:color w:val="000000"/>
          <w:sz w:val="24"/>
          <w:szCs w:val="24"/>
        </w:rPr>
        <w:t xml:space="preserve"> um crime de </w:t>
      </w:r>
      <w:r w:rsidRPr="0068691B">
        <w:rPr>
          <w:rFonts w:ascii="Arial" w:eastAsia="Arial" w:hAnsi="Arial" w:cs="Arial"/>
          <w:color w:val="000000"/>
          <w:sz w:val="24"/>
          <w:szCs w:val="24"/>
        </w:rPr>
        <w:t>estupro, possibilita a estruturação da investigação</w:t>
      </w:r>
      <w:r>
        <w:rPr>
          <w:rFonts w:ascii="Arial" w:eastAsia="Arial" w:hAnsi="Arial" w:cs="Arial"/>
          <w:color w:val="000000"/>
          <w:sz w:val="24"/>
          <w:szCs w:val="24"/>
        </w:rPr>
        <w:t xml:space="preserve"> e desenha uma rota que mantém </w:t>
      </w:r>
      <w:r w:rsidRPr="0068691B">
        <w:rPr>
          <w:rFonts w:ascii="Arial" w:eastAsia="Arial" w:hAnsi="Arial" w:cs="Arial"/>
          <w:color w:val="000000"/>
          <w:sz w:val="24"/>
          <w:szCs w:val="24"/>
        </w:rPr>
        <w:t>a equipe focada nas metas estabelecidas e nos resultados esperados.</w:t>
      </w:r>
      <w:r w:rsidR="00F9206D" w:rsidRPr="00F9206D">
        <w:rPr>
          <w:rFonts w:ascii="Arial" w:eastAsia="Arial" w:hAnsi="Arial" w:cs="Arial"/>
          <w:color w:val="000000"/>
          <w:sz w:val="24"/>
          <w:szCs w:val="24"/>
        </w:rPr>
        <w:t xml:space="preserve"> </w:t>
      </w:r>
      <w:r w:rsidR="00F9206D" w:rsidRPr="008D3349">
        <w:rPr>
          <w:rFonts w:ascii="Arial" w:eastAsia="Arial" w:hAnsi="Arial" w:cs="Arial"/>
          <w:color w:val="000000"/>
          <w:sz w:val="24"/>
          <w:szCs w:val="24"/>
        </w:rPr>
        <w:t>A partir de agora, vamos compreender a importância</w:t>
      </w:r>
      <w:r w:rsidR="00F9206D">
        <w:rPr>
          <w:rFonts w:ascii="Arial" w:eastAsia="Arial" w:hAnsi="Arial" w:cs="Arial"/>
          <w:color w:val="000000"/>
          <w:sz w:val="24"/>
          <w:szCs w:val="24"/>
        </w:rPr>
        <w:t xml:space="preserve"> de construir e entender</w:t>
      </w:r>
      <w:r w:rsidR="00F9206D" w:rsidRPr="008D3349">
        <w:rPr>
          <w:rFonts w:ascii="Arial" w:eastAsia="Arial" w:hAnsi="Arial" w:cs="Arial"/>
          <w:color w:val="000000"/>
          <w:sz w:val="24"/>
          <w:szCs w:val="24"/>
        </w:rPr>
        <w:t xml:space="preserve"> o caminho a ser perc</w:t>
      </w:r>
      <w:r w:rsidR="00F9206D">
        <w:rPr>
          <w:rFonts w:ascii="Arial" w:eastAsia="Arial" w:hAnsi="Arial" w:cs="Arial"/>
          <w:color w:val="000000"/>
          <w:sz w:val="24"/>
          <w:szCs w:val="24"/>
        </w:rPr>
        <w:t>orrido durante o processo.</w:t>
      </w:r>
    </w:p>
    <w:p w14:paraId="3AA9D9FC" w14:textId="189216C4" w:rsidR="009E11CC" w:rsidRPr="0068691B" w:rsidRDefault="009E11CC" w:rsidP="009E11CC">
      <w:pPr>
        <w:spacing w:beforeLines="24" w:before="57" w:afterLines="24" w:after="57" w:line="360" w:lineRule="auto"/>
        <w:jc w:val="both"/>
        <w:rPr>
          <w:rFonts w:ascii="Arial" w:hAnsi="Arial" w:cs="Arial"/>
          <w:sz w:val="24"/>
          <w:szCs w:val="24"/>
        </w:rPr>
      </w:pPr>
    </w:p>
    <w:p w14:paraId="15977A03" w14:textId="001DF659" w:rsidR="000327A2" w:rsidRPr="00F21D92" w:rsidRDefault="00F10486" w:rsidP="0068691B">
      <w:pPr>
        <w:tabs>
          <w:tab w:val="left" w:pos="2490"/>
        </w:tabs>
        <w:spacing w:beforeLines="24" w:before="57" w:afterLines="24" w:after="57" w:line="360" w:lineRule="auto"/>
        <w:jc w:val="both"/>
        <w:rPr>
          <w:rFonts w:ascii="Arial" w:hAnsi="Arial" w:cs="Arial"/>
          <w:sz w:val="24"/>
          <w:szCs w:val="24"/>
        </w:rPr>
      </w:pPr>
      <w:r w:rsidRPr="00E81C66">
        <w:rPr>
          <w:rFonts w:ascii="Arial" w:eastAsia="Arial" w:hAnsi="Arial" w:cs="Arial"/>
          <w:b/>
          <w:sz w:val="24"/>
          <w:szCs w:val="24"/>
          <w:shd w:val="clear" w:color="auto" w:fill="4A86E8"/>
        </w:rPr>
        <w:t>&lt;H2&gt;</w:t>
      </w:r>
      <w:r w:rsidR="00CD49F0">
        <w:rPr>
          <w:rFonts w:ascii="Arial" w:eastAsia="Arial" w:hAnsi="Arial" w:cs="Arial"/>
          <w:b/>
          <w:sz w:val="24"/>
          <w:szCs w:val="24"/>
          <w:shd w:val="clear" w:color="auto" w:fill="4A86E8"/>
        </w:rPr>
        <w:t xml:space="preserve"> </w:t>
      </w:r>
      <w:r w:rsidR="00CD49F0" w:rsidRPr="00E81C66">
        <w:rPr>
          <w:rFonts w:ascii="Arial" w:eastAsia="Arial" w:hAnsi="Arial" w:cs="Arial"/>
          <w:b/>
          <w:sz w:val="24"/>
          <w:szCs w:val="24"/>
        </w:rPr>
        <w:t>Conhecendo os caminhos a percorrer</w:t>
      </w:r>
      <w:r w:rsidRPr="00E81C66">
        <w:rPr>
          <w:rFonts w:ascii="Arial" w:eastAsia="Arial" w:hAnsi="Arial" w:cs="Arial"/>
          <w:b/>
          <w:sz w:val="24"/>
          <w:szCs w:val="24"/>
          <w:shd w:val="clear" w:color="auto" w:fill="4A86E8"/>
        </w:rPr>
        <w:t>&lt;H2/&gt;</w:t>
      </w:r>
    </w:p>
    <w:p w14:paraId="6F307EC8"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327CB99D" w14:textId="2DCC39A8" w:rsidR="000327A2" w:rsidRPr="0068691B" w:rsidRDefault="00F21D92" w:rsidP="0068691B">
      <w:pPr>
        <w:tabs>
          <w:tab w:val="left" w:pos="2490"/>
        </w:tabs>
        <w:spacing w:beforeLines="24" w:before="57" w:afterLines="24" w:after="57" w:line="360" w:lineRule="auto"/>
        <w:jc w:val="both"/>
        <w:rPr>
          <w:rFonts w:ascii="Arial" w:hAnsi="Arial" w:cs="Arial"/>
          <w:sz w:val="24"/>
          <w:szCs w:val="24"/>
        </w:rPr>
      </w:pPr>
      <w:r>
        <w:rPr>
          <w:rFonts w:ascii="Arial" w:hAnsi="Arial" w:cs="Arial"/>
          <w:sz w:val="24"/>
          <w:szCs w:val="24"/>
        </w:rPr>
        <w:t xml:space="preserve">Vamos iniciar </w:t>
      </w:r>
      <w:r w:rsidR="005101F8">
        <w:rPr>
          <w:rFonts w:ascii="Arial" w:hAnsi="Arial" w:cs="Arial"/>
          <w:sz w:val="24"/>
          <w:szCs w:val="24"/>
        </w:rPr>
        <w:t>analisando o diálogo a seguir</w:t>
      </w:r>
      <w:r w:rsidR="00B521F2">
        <w:rPr>
          <w:rFonts w:ascii="Arial" w:hAnsi="Arial" w:cs="Arial"/>
          <w:sz w:val="24"/>
          <w:szCs w:val="24"/>
        </w:rPr>
        <w:t>.</w:t>
      </w:r>
    </w:p>
    <w:p w14:paraId="4AB7D5D9" w14:textId="06A08527" w:rsidR="00D84F6D" w:rsidRDefault="00D84F6D" w:rsidP="00E81C66">
      <w:pPr>
        <w:tabs>
          <w:tab w:val="left" w:pos="2490"/>
        </w:tabs>
        <w:spacing w:beforeLines="24" w:before="57" w:afterLines="24" w:after="57" w:line="360" w:lineRule="auto"/>
        <w:jc w:val="center"/>
        <w:rPr>
          <w:noProof/>
        </w:rPr>
      </w:pPr>
    </w:p>
    <w:p w14:paraId="0993C2AC" w14:textId="47DC8DFF" w:rsidR="00D84F6D" w:rsidRDefault="00D84F6D" w:rsidP="00E81C66">
      <w:pPr>
        <w:tabs>
          <w:tab w:val="left" w:pos="2490"/>
        </w:tabs>
        <w:spacing w:beforeLines="24" w:before="57" w:afterLines="24" w:after="57" w:line="360" w:lineRule="auto"/>
        <w:jc w:val="center"/>
        <w:rPr>
          <w:noProof/>
        </w:rPr>
      </w:pPr>
      <w:r>
        <w:rPr>
          <w:noProof/>
        </w:rPr>
        <w:drawing>
          <wp:inline distT="0" distB="0" distL="0" distR="0" wp14:anchorId="73403997" wp14:editId="01EE3A6A">
            <wp:extent cx="5086350" cy="3984307"/>
            <wp:effectExtent l="0" t="0" r="0" b="0"/>
            <wp:docPr id="10" name="Imagem 10" descr="Uma colagem de duas imagens mostrando pernas femininas gigantes caminhando em um caminho de floresta semelhante a um túnel com luz n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a colagem de duas imagens mostrando pernas femininas gigantes caminhando em um caminho de floresta semelhante a um túnel com luz no fin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1015" cy="3987961"/>
                    </a:xfrm>
                    <a:prstGeom prst="rect">
                      <a:avLst/>
                    </a:prstGeom>
                    <a:noFill/>
                    <a:ln>
                      <a:noFill/>
                    </a:ln>
                  </pic:spPr>
                </pic:pic>
              </a:graphicData>
            </a:graphic>
          </wp:inline>
        </w:drawing>
      </w:r>
    </w:p>
    <w:p w14:paraId="0735AB82" w14:textId="34FF63AD" w:rsidR="005101F8" w:rsidRDefault="005101F8" w:rsidP="00D84F6D">
      <w:pPr>
        <w:tabs>
          <w:tab w:val="left" w:pos="2490"/>
        </w:tabs>
        <w:spacing w:beforeLines="24" w:before="57" w:afterLines="24" w:after="57" w:line="360" w:lineRule="auto"/>
        <w:rPr>
          <w:rFonts w:ascii="Arial" w:eastAsia="Times New Roman" w:hAnsi="Arial" w:cs="Arial"/>
          <w:color w:val="FF0000"/>
        </w:rPr>
      </w:pPr>
      <w:r>
        <w:rPr>
          <w:rStyle w:val="Refdecomentrio"/>
        </w:rPr>
        <w:commentReference w:id="0"/>
      </w:r>
      <w:r w:rsidR="00D84F6D">
        <w:rPr>
          <w:rFonts w:ascii="Arial" w:eastAsia="Times New Roman" w:hAnsi="Arial" w:cs="Arial"/>
          <w:b/>
          <w:color w:val="FF0000"/>
        </w:rPr>
        <w:t xml:space="preserve"> </w:t>
      </w:r>
      <w:r>
        <w:rPr>
          <w:rFonts w:ascii="Arial" w:eastAsia="Times New Roman" w:hAnsi="Arial" w:cs="Arial"/>
          <w:b/>
          <w:color w:val="FF0000"/>
        </w:rPr>
        <w:t>Figura 1:</w:t>
      </w:r>
      <w:r>
        <w:rPr>
          <w:rFonts w:ascii="Arial" w:eastAsia="Times New Roman" w:hAnsi="Arial" w:cs="Arial"/>
          <w:color w:val="FF0000"/>
        </w:rPr>
        <w:t xml:space="preserve"> </w:t>
      </w:r>
      <w:r w:rsidR="00813756">
        <w:rPr>
          <w:rFonts w:ascii="Arial" w:eastAsia="Times New Roman" w:hAnsi="Arial" w:cs="Arial"/>
          <w:color w:val="FF0000"/>
        </w:rPr>
        <w:t>E</w:t>
      </w:r>
      <w:r>
        <w:rPr>
          <w:rFonts w:ascii="Arial" w:eastAsia="Times New Roman" w:hAnsi="Arial" w:cs="Arial"/>
          <w:color w:val="FF0000"/>
        </w:rPr>
        <w:t xml:space="preserve">scolha </w:t>
      </w:r>
      <w:r w:rsidR="00813756">
        <w:rPr>
          <w:rFonts w:ascii="Arial" w:eastAsia="Times New Roman" w:hAnsi="Arial" w:cs="Arial"/>
          <w:color w:val="FF0000"/>
        </w:rPr>
        <w:t>d</w:t>
      </w:r>
      <w:r>
        <w:rPr>
          <w:rFonts w:ascii="Arial" w:eastAsia="Times New Roman" w:hAnsi="Arial" w:cs="Arial"/>
          <w:color w:val="FF0000"/>
        </w:rPr>
        <w:t>o caminho.</w:t>
      </w:r>
      <w:r w:rsidR="00457F44">
        <w:rPr>
          <w:rFonts w:ascii="Arial" w:eastAsia="Times New Roman" w:hAnsi="Arial" w:cs="Arial"/>
          <w:b/>
          <w:color w:val="FF0000"/>
        </w:rPr>
        <w:t xml:space="preserve"> </w:t>
      </w:r>
      <w:r>
        <w:rPr>
          <w:rFonts w:ascii="Arial" w:eastAsia="Times New Roman" w:hAnsi="Arial" w:cs="Arial"/>
          <w:b/>
          <w:color w:val="FF0000"/>
        </w:rPr>
        <w:t>Fonte:</w:t>
      </w:r>
      <w:r w:rsidR="00457F44">
        <w:rPr>
          <w:rFonts w:ascii="Arial" w:eastAsia="Times New Roman" w:hAnsi="Arial" w:cs="Arial"/>
          <w:b/>
          <w:color w:val="FF0000"/>
        </w:rPr>
        <w:t xml:space="preserve"> </w:t>
      </w:r>
      <w:r>
        <w:rPr>
          <w:rFonts w:ascii="Arial" w:eastAsia="Times New Roman" w:hAnsi="Arial" w:cs="Arial"/>
          <w:color w:val="FF0000"/>
        </w:rPr>
        <w:t>labSEAD-UFSC (2019).</w:t>
      </w:r>
    </w:p>
    <w:p w14:paraId="0E1FE392" w14:textId="77777777" w:rsidR="000327A2" w:rsidRPr="0068691B" w:rsidRDefault="000327A2" w:rsidP="0068691B">
      <w:pPr>
        <w:spacing w:beforeLines="24" w:before="57" w:afterLines="24" w:after="57" w:line="360" w:lineRule="auto"/>
        <w:jc w:val="both"/>
        <w:rPr>
          <w:rFonts w:ascii="Arial" w:hAnsi="Arial" w:cs="Arial"/>
          <w:sz w:val="24"/>
          <w:szCs w:val="24"/>
        </w:rPr>
      </w:pPr>
    </w:p>
    <w:p w14:paraId="786A04C5" w14:textId="500FA8AF" w:rsidR="000327A2" w:rsidRPr="00E81C66" w:rsidRDefault="005101F8" w:rsidP="00E81C66">
      <w:pPr>
        <w:spacing w:beforeLines="24" w:before="57" w:afterLines="24" w:after="57" w:line="360" w:lineRule="auto"/>
        <w:rPr>
          <w:rFonts w:ascii="Arial" w:eastAsia="Arial" w:hAnsi="Arial" w:cs="Arial"/>
          <w:color w:val="auto"/>
          <w:sz w:val="24"/>
          <w:szCs w:val="24"/>
        </w:rPr>
      </w:pPr>
      <w:r w:rsidRPr="00E81C66">
        <w:rPr>
          <w:rFonts w:ascii="Arial" w:eastAsia="Arial" w:hAnsi="Arial" w:cs="Arial"/>
          <w:color w:val="auto"/>
          <w:sz w:val="24"/>
          <w:szCs w:val="24"/>
        </w:rPr>
        <w:lastRenderedPageBreak/>
        <w:t>Você r</w:t>
      </w:r>
      <w:r w:rsidR="001301C1" w:rsidRPr="00E81C66">
        <w:rPr>
          <w:rFonts w:ascii="Arial" w:eastAsia="Arial" w:hAnsi="Arial" w:cs="Arial"/>
          <w:color w:val="auto"/>
          <w:sz w:val="24"/>
          <w:szCs w:val="24"/>
        </w:rPr>
        <w:t xml:space="preserve">econhece </w:t>
      </w:r>
      <w:r w:rsidRPr="00E81C66">
        <w:rPr>
          <w:rFonts w:ascii="Arial" w:eastAsia="Arial" w:hAnsi="Arial" w:cs="Arial"/>
          <w:color w:val="auto"/>
          <w:sz w:val="24"/>
          <w:szCs w:val="24"/>
        </w:rPr>
        <w:t>o diálogo apresentado</w:t>
      </w:r>
      <w:r w:rsidR="001301C1" w:rsidRPr="00E81C66">
        <w:rPr>
          <w:rFonts w:ascii="Arial" w:eastAsia="Arial" w:hAnsi="Arial" w:cs="Arial"/>
          <w:color w:val="auto"/>
          <w:sz w:val="24"/>
          <w:szCs w:val="24"/>
        </w:rPr>
        <w:t>?</w:t>
      </w:r>
    </w:p>
    <w:p w14:paraId="1645E444" w14:textId="77777777" w:rsidR="00324902" w:rsidRPr="0068691B" w:rsidRDefault="00324902" w:rsidP="0068691B">
      <w:pPr>
        <w:spacing w:beforeLines="24" w:before="57" w:afterLines="24" w:after="57" w:line="360" w:lineRule="auto"/>
        <w:jc w:val="both"/>
        <w:rPr>
          <w:rFonts w:ascii="Arial" w:hAnsi="Arial" w:cs="Arial"/>
          <w:sz w:val="24"/>
          <w:szCs w:val="24"/>
        </w:rPr>
      </w:pPr>
    </w:p>
    <w:p w14:paraId="1252D15C" w14:textId="69568FCB" w:rsidR="00507463" w:rsidRDefault="005101F8"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Es</w:t>
      </w:r>
      <w:r w:rsidR="00AF4B0B">
        <w:rPr>
          <w:rFonts w:ascii="Arial" w:eastAsia="Arial" w:hAnsi="Arial" w:cs="Arial"/>
          <w:color w:val="000000"/>
          <w:sz w:val="24"/>
          <w:szCs w:val="24"/>
        </w:rPr>
        <w:t>s</w:t>
      </w:r>
      <w:r>
        <w:rPr>
          <w:rFonts w:ascii="Arial" w:eastAsia="Arial" w:hAnsi="Arial" w:cs="Arial"/>
          <w:color w:val="000000"/>
          <w:sz w:val="24"/>
          <w:szCs w:val="24"/>
        </w:rPr>
        <w:t>e trecho faz parte</w:t>
      </w:r>
      <w:r w:rsidR="00B521F2">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da clássica história de </w:t>
      </w:r>
      <w:r w:rsidR="001301C1" w:rsidRPr="009C12E4">
        <w:rPr>
          <w:rFonts w:ascii="Arial" w:eastAsia="Arial" w:hAnsi="Arial" w:cs="Arial"/>
          <w:b/>
          <w:i/>
          <w:color w:val="000000"/>
          <w:sz w:val="24"/>
          <w:szCs w:val="24"/>
          <w:highlight w:val="cyan"/>
        </w:rPr>
        <w:t>Alice no País das Maravilhas</w:t>
      </w:r>
      <w:r>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escrita pelo inglês Charles Dougson, um matemático mais conhecido </w:t>
      </w:r>
      <w:r>
        <w:rPr>
          <w:rFonts w:ascii="Arial" w:eastAsia="Arial" w:hAnsi="Arial" w:cs="Arial"/>
          <w:color w:val="000000"/>
          <w:sz w:val="24"/>
          <w:szCs w:val="24"/>
        </w:rPr>
        <w:t>pelo pseudônimo</w:t>
      </w:r>
      <w:r w:rsidR="001301C1" w:rsidRPr="0068691B">
        <w:rPr>
          <w:rFonts w:ascii="Arial" w:eastAsia="Arial" w:hAnsi="Arial" w:cs="Arial"/>
          <w:color w:val="000000"/>
          <w:sz w:val="24"/>
          <w:szCs w:val="24"/>
        </w:rPr>
        <w:t xml:space="preserve"> </w:t>
      </w:r>
      <w:r w:rsidR="001301C1" w:rsidRPr="00E81C66">
        <w:rPr>
          <w:rFonts w:ascii="Arial" w:eastAsia="Arial" w:hAnsi="Arial" w:cs="Arial"/>
          <w:bCs/>
          <w:color w:val="000000"/>
          <w:sz w:val="24"/>
          <w:szCs w:val="24"/>
        </w:rPr>
        <w:t>Lewis Carroll</w:t>
      </w:r>
      <w:r w:rsidR="001301C1" w:rsidRPr="00B521F2">
        <w:rPr>
          <w:rFonts w:ascii="Arial" w:eastAsia="Arial" w:hAnsi="Arial" w:cs="Arial"/>
          <w:bCs/>
          <w:color w:val="000000"/>
          <w:sz w:val="24"/>
          <w:szCs w:val="24"/>
        </w:rPr>
        <w:t>.</w:t>
      </w:r>
      <w:r w:rsidR="006A3216" w:rsidRPr="0068691B">
        <w:rPr>
          <w:rFonts w:ascii="Arial" w:eastAsia="Arial" w:hAnsi="Arial" w:cs="Arial"/>
          <w:bCs/>
          <w:color w:val="000000"/>
          <w:sz w:val="24"/>
          <w:szCs w:val="24"/>
        </w:rPr>
        <w:t xml:space="preserve"> </w:t>
      </w:r>
      <w:r w:rsidR="001301C1" w:rsidRPr="0068691B">
        <w:rPr>
          <w:rFonts w:ascii="Arial" w:eastAsia="Arial" w:hAnsi="Arial" w:cs="Arial"/>
          <w:color w:val="000000"/>
          <w:sz w:val="24"/>
          <w:szCs w:val="24"/>
        </w:rPr>
        <w:t>Mas</w:t>
      </w:r>
      <w:r w:rsidR="006A3216" w:rsidRPr="0068691B">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w:t>
      </w:r>
      <w:r>
        <w:rPr>
          <w:rFonts w:ascii="Arial" w:eastAsia="Arial" w:hAnsi="Arial" w:cs="Arial"/>
          <w:color w:val="000000"/>
          <w:sz w:val="24"/>
          <w:szCs w:val="24"/>
        </w:rPr>
        <w:t>neste momento</w:t>
      </w:r>
      <w:r w:rsidR="00A036B0">
        <w:rPr>
          <w:rFonts w:ascii="Arial" w:eastAsia="Arial" w:hAnsi="Arial" w:cs="Arial"/>
          <w:color w:val="000000"/>
          <w:sz w:val="24"/>
          <w:szCs w:val="24"/>
        </w:rPr>
        <w:t>,</w:t>
      </w:r>
      <w:r>
        <w:rPr>
          <w:rFonts w:ascii="Arial" w:eastAsia="Arial" w:hAnsi="Arial" w:cs="Arial"/>
          <w:color w:val="000000"/>
          <w:sz w:val="24"/>
          <w:szCs w:val="24"/>
        </w:rPr>
        <w:t xml:space="preserve"> você deve estar se perguntando </w:t>
      </w:r>
      <w:r w:rsidR="001301C1" w:rsidRPr="0068691B">
        <w:rPr>
          <w:rFonts w:ascii="Arial" w:eastAsia="Arial" w:hAnsi="Arial" w:cs="Arial"/>
          <w:color w:val="000000"/>
          <w:sz w:val="24"/>
          <w:szCs w:val="24"/>
        </w:rPr>
        <w:t>o que isso tem a ver com planejamento operacional</w:t>
      </w:r>
      <w:r>
        <w:rPr>
          <w:rFonts w:ascii="Arial" w:eastAsia="Arial" w:hAnsi="Arial" w:cs="Arial"/>
          <w:color w:val="000000"/>
          <w:sz w:val="24"/>
          <w:szCs w:val="24"/>
        </w:rPr>
        <w:t xml:space="preserve"> na investigação criminal</w:t>
      </w:r>
      <w:r w:rsidR="00AF4B0B">
        <w:rPr>
          <w:rFonts w:ascii="Arial" w:eastAsia="Arial" w:hAnsi="Arial" w:cs="Arial"/>
          <w:color w:val="000000"/>
          <w:sz w:val="24"/>
          <w:szCs w:val="24"/>
        </w:rPr>
        <w:t>.</w:t>
      </w:r>
      <w:r>
        <w:rPr>
          <w:rFonts w:ascii="Arial" w:eastAsia="Arial" w:hAnsi="Arial" w:cs="Arial"/>
          <w:color w:val="000000"/>
          <w:sz w:val="24"/>
          <w:szCs w:val="24"/>
        </w:rPr>
        <w:t xml:space="preserve"> Pois bem, vamos continuar anali</w:t>
      </w:r>
      <w:r w:rsidR="00520C1A">
        <w:rPr>
          <w:rFonts w:ascii="Arial" w:eastAsia="Arial" w:hAnsi="Arial" w:cs="Arial"/>
          <w:color w:val="000000"/>
          <w:sz w:val="24"/>
          <w:szCs w:val="24"/>
        </w:rPr>
        <w:t>sando a história.</w:t>
      </w:r>
    </w:p>
    <w:p w14:paraId="4B7BDDF5" w14:textId="70400D6A" w:rsidR="00D84F6D" w:rsidRPr="00D84F6D" w:rsidRDefault="00D84F6D" w:rsidP="00D84F6D">
      <w:pPr>
        <w:spacing w:beforeLines="24" w:before="57" w:afterLines="24" w:after="57" w:line="360" w:lineRule="auto"/>
        <w:jc w:val="both"/>
        <w:rPr>
          <w:rFonts w:ascii="Arial" w:eastAsia="Arial" w:hAnsi="Arial" w:cs="Arial"/>
          <w:b/>
          <w:color w:val="FF0000"/>
          <w:sz w:val="24"/>
          <w:szCs w:val="24"/>
        </w:rPr>
      </w:pPr>
      <w:r w:rsidRPr="00D84F6D">
        <w:rPr>
          <w:rFonts w:ascii="Arial" w:eastAsia="Arial" w:hAnsi="Arial" w:cs="Arial"/>
          <w:b/>
          <w:color w:val="FF0000"/>
          <w:sz w:val="24"/>
          <w:szCs w:val="24"/>
        </w:rPr>
        <w:t>&lt;Abrir citação&gt;</w:t>
      </w:r>
    </w:p>
    <w:p w14:paraId="381F8C0D" w14:textId="4AA997E5" w:rsidR="00D84F6D" w:rsidRPr="00D84F6D" w:rsidRDefault="00D84F6D" w:rsidP="00D84F6D">
      <w:pPr>
        <w:pStyle w:val="Textodecomentrio"/>
        <w:spacing w:line="360" w:lineRule="auto"/>
        <w:jc w:val="both"/>
        <w:rPr>
          <w:rFonts w:ascii="Arial" w:eastAsia="Arial" w:hAnsi="Arial" w:cs="Arial"/>
          <w:color w:val="FF0000"/>
          <w:sz w:val="24"/>
          <w:szCs w:val="24"/>
        </w:rPr>
      </w:pPr>
      <w:r w:rsidRPr="00D84F6D">
        <w:rPr>
          <w:rFonts w:ascii="Arial" w:eastAsia="Arial" w:hAnsi="Arial" w:cs="Arial"/>
          <w:color w:val="FF0000"/>
          <w:sz w:val="24"/>
          <w:szCs w:val="24"/>
        </w:rPr>
        <w:t>“Alice era uma criança que brincava no jardim e, de repente, volta sua atenção para um coelho que passa apressado olhando as horas em um relógio de pulso.</w:t>
      </w:r>
    </w:p>
    <w:p w14:paraId="46DED2F6" w14:textId="4A7BF386" w:rsidR="00AD7CBF" w:rsidRPr="00D84F6D" w:rsidRDefault="00D84F6D" w:rsidP="00D84F6D">
      <w:pPr>
        <w:spacing w:beforeLines="24" w:before="57" w:afterLines="24" w:after="57" w:line="360" w:lineRule="auto"/>
        <w:jc w:val="both"/>
        <w:rPr>
          <w:rFonts w:ascii="Arial" w:eastAsia="Arial" w:hAnsi="Arial" w:cs="Arial"/>
          <w:color w:val="FF0000"/>
          <w:sz w:val="24"/>
          <w:szCs w:val="24"/>
        </w:rPr>
      </w:pPr>
      <w:r w:rsidRPr="00D84F6D">
        <w:rPr>
          <w:rFonts w:ascii="Arial" w:eastAsia="Arial" w:hAnsi="Arial" w:cs="Arial"/>
          <w:color w:val="FF0000"/>
          <w:sz w:val="24"/>
          <w:szCs w:val="24"/>
        </w:rPr>
        <w:t>Curiosa, segue o coelho e cai em um buraco que a leva para um mundo maravilhoso e desconhecido. Assustada, procura uma saída, construindo o diálogo anterior com um gato de s</w:t>
      </w:r>
      <w:r w:rsidR="006E4A77">
        <w:rPr>
          <w:rFonts w:ascii="Arial" w:eastAsia="Arial" w:hAnsi="Arial" w:cs="Arial"/>
          <w:color w:val="FF0000"/>
          <w:sz w:val="24"/>
          <w:szCs w:val="24"/>
        </w:rPr>
        <w:t>orriso cínico e rabo balançante.</w:t>
      </w:r>
      <w:r w:rsidRPr="00D84F6D">
        <w:rPr>
          <w:rFonts w:ascii="Arial" w:eastAsia="Arial" w:hAnsi="Arial" w:cs="Arial"/>
          <w:color w:val="FF0000"/>
          <w:sz w:val="24"/>
          <w:szCs w:val="24"/>
        </w:rPr>
        <w:t>”</w:t>
      </w:r>
    </w:p>
    <w:p w14:paraId="63CBF1DA" w14:textId="7DB451A0" w:rsidR="00D84F6D" w:rsidRPr="00D84F6D" w:rsidRDefault="00D84F6D" w:rsidP="00D84F6D">
      <w:pPr>
        <w:spacing w:beforeLines="24" w:before="57" w:afterLines="24" w:after="57" w:line="360" w:lineRule="auto"/>
        <w:jc w:val="both"/>
        <w:rPr>
          <w:rFonts w:ascii="Arial" w:eastAsia="Arial" w:hAnsi="Arial" w:cs="Arial"/>
          <w:b/>
          <w:color w:val="FF0000"/>
          <w:sz w:val="24"/>
          <w:szCs w:val="24"/>
        </w:rPr>
      </w:pPr>
      <w:r w:rsidRPr="00D84F6D">
        <w:rPr>
          <w:rFonts w:ascii="Arial" w:eastAsia="Arial" w:hAnsi="Arial" w:cs="Arial"/>
          <w:b/>
          <w:color w:val="FF0000"/>
          <w:sz w:val="24"/>
          <w:szCs w:val="24"/>
        </w:rPr>
        <w:t>&lt;Abrir citação&gt;</w:t>
      </w:r>
    </w:p>
    <w:p w14:paraId="71D7184B" w14:textId="77777777" w:rsidR="00D84F6D" w:rsidRDefault="00D84F6D" w:rsidP="00D84F6D">
      <w:pPr>
        <w:spacing w:beforeLines="24" w:before="57" w:afterLines="24" w:after="57"/>
        <w:jc w:val="center"/>
        <w:rPr>
          <w:rFonts w:ascii="Arial" w:eastAsia="Arial" w:hAnsi="Arial" w:cs="Arial"/>
          <w:i/>
          <w:color w:val="000000"/>
          <w:sz w:val="24"/>
          <w:szCs w:val="24"/>
        </w:rPr>
      </w:pPr>
    </w:p>
    <w:p w14:paraId="26A750B6" w14:textId="5B2F1CBE" w:rsidR="000327A2" w:rsidRDefault="001301C1" w:rsidP="00D84F6D">
      <w:pPr>
        <w:spacing w:beforeLines="24" w:before="57" w:afterLines="24" w:after="57" w:line="360" w:lineRule="auto"/>
        <w:rPr>
          <w:rFonts w:ascii="Arial" w:eastAsia="Arial" w:hAnsi="Arial" w:cs="Arial"/>
          <w:color w:val="000000"/>
          <w:sz w:val="24"/>
          <w:szCs w:val="24"/>
        </w:rPr>
      </w:pPr>
      <w:r w:rsidRPr="00E81C66">
        <w:rPr>
          <w:rFonts w:ascii="Arial" w:eastAsia="Arial" w:hAnsi="Arial" w:cs="Arial"/>
          <w:color w:val="000000"/>
          <w:sz w:val="24"/>
          <w:szCs w:val="24"/>
        </w:rPr>
        <w:t xml:space="preserve">Perceba que </w:t>
      </w:r>
      <w:r w:rsidR="00B521F2" w:rsidRPr="00E81C66">
        <w:rPr>
          <w:rFonts w:ascii="Arial" w:eastAsia="Arial" w:hAnsi="Arial" w:cs="Arial"/>
          <w:color w:val="000000"/>
          <w:sz w:val="24"/>
          <w:szCs w:val="24"/>
        </w:rPr>
        <w:t>Alice tinha</w:t>
      </w:r>
      <w:r w:rsidRPr="00E81C66">
        <w:rPr>
          <w:rFonts w:ascii="Arial" w:eastAsia="Arial" w:hAnsi="Arial" w:cs="Arial"/>
          <w:color w:val="000000"/>
          <w:sz w:val="24"/>
          <w:szCs w:val="24"/>
        </w:rPr>
        <w:t xml:space="preserve"> um problema e queria encontrar uma solução. Seu problema era </w:t>
      </w:r>
      <w:r w:rsidR="00072BEE">
        <w:rPr>
          <w:rFonts w:ascii="Arial" w:eastAsia="Arial" w:hAnsi="Arial" w:cs="Arial"/>
          <w:color w:val="000000"/>
          <w:sz w:val="24"/>
          <w:szCs w:val="24"/>
        </w:rPr>
        <w:t xml:space="preserve">por </w:t>
      </w:r>
      <w:r w:rsidRPr="00E81C66">
        <w:rPr>
          <w:rFonts w:ascii="Arial" w:eastAsia="Arial" w:hAnsi="Arial" w:cs="Arial"/>
          <w:color w:val="000000"/>
          <w:sz w:val="24"/>
          <w:szCs w:val="24"/>
        </w:rPr>
        <w:t xml:space="preserve">estar perdida em um lugar estranho. A solução que buscava era encontrar uma saída. Mas sair de onde e </w:t>
      </w:r>
      <w:r w:rsidR="00507463" w:rsidRPr="00E81C66">
        <w:rPr>
          <w:rFonts w:ascii="Arial" w:eastAsia="Arial" w:hAnsi="Arial" w:cs="Arial"/>
          <w:color w:val="000000"/>
          <w:sz w:val="24"/>
          <w:szCs w:val="24"/>
        </w:rPr>
        <w:t>para</w:t>
      </w:r>
      <w:r w:rsidRPr="00E81C66">
        <w:rPr>
          <w:rFonts w:ascii="Arial" w:eastAsia="Arial" w:hAnsi="Arial" w:cs="Arial"/>
          <w:color w:val="000000"/>
          <w:sz w:val="24"/>
          <w:szCs w:val="24"/>
        </w:rPr>
        <w:t xml:space="preserve"> onde? Ela nem sabia se o lugar onde estava era real ou não.</w:t>
      </w:r>
      <w:r w:rsidR="00CF4CD2" w:rsidRPr="00E81C66">
        <w:rPr>
          <w:rFonts w:ascii="Arial" w:eastAsia="Arial" w:hAnsi="Arial" w:cs="Arial"/>
          <w:color w:val="000000"/>
          <w:sz w:val="24"/>
          <w:szCs w:val="24"/>
        </w:rPr>
        <w:t xml:space="preserve"> </w:t>
      </w:r>
    </w:p>
    <w:p w14:paraId="7BD013C8" w14:textId="359C8D67" w:rsidR="000327A2" w:rsidRPr="00E81C66" w:rsidRDefault="00CD49F0"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w:t>
      </w:r>
      <w:r w:rsidR="0063620E">
        <w:rPr>
          <w:rFonts w:ascii="Arial" w:eastAsia="Arial" w:hAnsi="Arial" w:cs="Arial"/>
          <w:color w:val="000000"/>
          <w:sz w:val="24"/>
          <w:szCs w:val="24"/>
        </w:rPr>
        <w:t xml:space="preserve">sequência </w:t>
      </w:r>
      <w:r>
        <w:rPr>
          <w:rFonts w:ascii="Arial" w:eastAsia="Arial" w:hAnsi="Arial" w:cs="Arial"/>
          <w:color w:val="000000"/>
          <w:sz w:val="24"/>
          <w:szCs w:val="24"/>
        </w:rPr>
        <w:t xml:space="preserve">do diálogo inicial da </w:t>
      </w:r>
      <w:r w:rsidR="00072BEE">
        <w:rPr>
          <w:rFonts w:ascii="Arial" w:eastAsia="Arial" w:hAnsi="Arial" w:cs="Arial"/>
          <w:color w:val="000000"/>
          <w:sz w:val="24"/>
          <w:szCs w:val="24"/>
        </w:rPr>
        <w:t xml:space="preserve">nossa </w:t>
      </w:r>
      <w:r>
        <w:rPr>
          <w:rFonts w:ascii="Arial" w:eastAsia="Arial" w:hAnsi="Arial" w:cs="Arial"/>
          <w:color w:val="000000"/>
          <w:sz w:val="24"/>
          <w:szCs w:val="24"/>
        </w:rPr>
        <w:t xml:space="preserve">aula </w:t>
      </w:r>
      <w:r w:rsidR="0063620E">
        <w:rPr>
          <w:rFonts w:ascii="Arial" w:eastAsia="Arial" w:hAnsi="Arial" w:cs="Arial"/>
          <w:color w:val="000000"/>
          <w:sz w:val="24"/>
          <w:szCs w:val="24"/>
        </w:rPr>
        <w:t>se faz com o gato abrindo um sorriso e afirmando</w:t>
      </w:r>
      <w:r w:rsidR="00CF4CD2">
        <w:rPr>
          <w:rFonts w:ascii="Arial" w:eastAsia="Arial" w:hAnsi="Arial" w:cs="Arial"/>
          <w:color w:val="000000"/>
          <w:sz w:val="24"/>
          <w:szCs w:val="24"/>
        </w:rPr>
        <w:t xml:space="preserve"> que</w:t>
      </w:r>
      <w:r w:rsidR="00AF4B0B">
        <w:rPr>
          <w:rFonts w:ascii="Arial" w:eastAsia="Arial" w:hAnsi="Arial" w:cs="Arial"/>
          <w:color w:val="000000"/>
          <w:sz w:val="24"/>
          <w:szCs w:val="24"/>
        </w:rPr>
        <w:t>,</w:t>
      </w:r>
      <w:r w:rsidR="00CF4CD2">
        <w:rPr>
          <w:rFonts w:ascii="Arial" w:eastAsia="Arial" w:hAnsi="Arial" w:cs="Arial"/>
          <w:color w:val="000000"/>
          <w:sz w:val="24"/>
          <w:szCs w:val="24"/>
        </w:rPr>
        <w:t xml:space="preserve"> se a menina não se importava com o rumo que queria tomar, também n</w:t>
      </w:r>
      <w:r w:rsidR="0063620E">
        <w:rPr>
          <w:rFonts w:ascii="Arial" w:eastAsia="Arial" w:hAnsi="Arial" w:cs="Arial"/>
          <w:color w:val="000000"/>
          <w:sz w:val="24"/>
          <w:szCs w:val="24"/>
        </w:rPr>
        <w:t>ão faria diferença o caminho que escolhesse seguir, visto que todos os caminhos poderiam lev</w:t>
      </w:r>
      <w:r w:rsidR="00AF4B0B">
        <w:rPr>
          <w:rFonts w:ascii="Arial" w:eastAsia="Arial" w:hAnsi="Arial" w:cs="Arial"/>
          <w:color w:val="000000"/>
          <w:sz w:val="24"/>
          <w:szCs w:val="24"/>
        </w:rPr>
        <w:t>á</w:t>
      </w:r>
      <w:r w:rsidR="0063620E">
        <w:rPr>
          <w:rFonts w:ascii="Arial" w:eastAsia="Arial" w:hAnsi="Arial" w:cs="Arial"/>
          <w:color w:val="000000"/>
          <w:sz w:val="24"/>
          <w:szCs w:val="24"/>
        </w:rPr>
        <w:t>-la para qualquer lugar.</w:t>
      </w:r>
    </w:p>
    <w:p w14:paraId="5A7B8C09" w14:textId="23038A15" w:rsidR="000327A2" w:rsidRDefault="0063620E"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Nes</w:t>
      </w:r>
      <w:r w:rsidR="00AF4B0B">
        <w:rPr>
          <w:rFonts w:ascii="Arial" w:eastAsia="Arial" w:hAnsi="Arial" w:cs="Arial"/>
          <w:color w:val="000000"/>
          <w:sz w:val="24"/>
          <w:szCs w:val="24"/>
        </w:rPr>
        <w:t>s</w:t>
      </w:r>
      <w:r>
        <w:rPr>
          <w:rFonts w:ascii="Arial" w:eastAsia="Arial" w:hAnsi="Arial" w:cs="Arial"/>
          <w:color w:val="000000"/>
          <w:sz w:val="24"/>
          <w:szCs w:val="24"/>
        </w:rPr>
        <w:t xml:space="preserve">e sentido, </w:t>
      </w:r>
      <w:r w:rsidRPr="00E81C66">
        <w:rPr>
          <w:rFonts w:ascii="Arial" w:eastAsia="Arial" w:hAnsi="Arial" w:cs="Arial"/>
          <w:b/>
          <w:color w:val="000000"/>
          <w:sz w:val="24"/>
          <w:szCs w:val="24"/>
        </w:rPr>
        <w:t>a</w:t>
      </w:r>
      <w:r w:rsidR="001301C1" w:rsidRPr="00E81C66">
        <w:rPr>
          <w:rFonts w:ascii="Arial" w:eastAsia="Arial" w:hAnsi="Arial" w:cs="Arial"/>
          <w:b/>
          <w:color w:val="000000"/>
          <w:sz w:val="24"/>
          <w:szCs w:val="24"/>
        </w:rPr>
        <w:t xml:space="preserve"> investigação de estupro, na maioria das vezes</w:t>
      </w:r>
      <w:r w:rsidRPr="00E81C66">
        <w:rPr>
          <w:rFonts w:ascii="Arial" w:eastAsia="Arial" w:hAnsi="Arial" w:cs="Arial"/>
          <w:b/>
          <w:color w:val="000000"/>
          <w:sz w:val="24"/>
          <w:szCs w:val="24"/>
        </w:rPr>
        <w:t>, também</w:t>
      </w:r>
      <w:r w:rsidR="001301C1" w:rsidRPr="00E81C66">
        <w:rPr>
          <w:rFonts w:ascii="Arial" w:eastAsia="Arial" w:hAnsi="Arial" w:cs="Arial"/>
          <w:b/>
          <w:color w:val="000000"/>
          <w:sz w:val="24"/>
          <w:szCs w:val="24"/>
        </w:rPr>
        <w:t xml:space="preserve"> deixará o investigador com a sensação d</w:t>
      </w:r>
      <w:r w:rsidR="00CF5FBA" w:rsidRPr="00E81C66">
        <w:rPr>
          <w:rFonts w:ascii="Arial" w:eastAsia="Arial" w:hAnsi="Arial" w:cs="Arial"/>
          <w:b/>
          <w:color w:val="000000"/>
          <w:sz w:val="24"/>
          <w:szCs w:val="24"/>
        </w:rPr>
        <w:t>e estar perdido no meio do nada</w:t>
      </w:r>
      <w:r w:rsidR="00CF5FBA" w:rsidRPr="0068691B">
        <w:rPr>
          <w:rFonts w:ascii="Arial" w:eastAsia="Arial" w:hAnsi="Arial" w:cs="Arial"/>
          <w:color w:val="000000"/>
          <w:sz w:val="24"/>
          <w:szCs w:val="24"/>
        </w:rPr>
        <w:t>. Mergulhado n</w:t>
      </w:r>
      <w:r w:rsidR="001301C1" w:rsidRPr="0068691B">
        <w:rPr>
          <w:rFonts w:ascii="Arial" w:eastAsia="Arial" w:hAnsi="Arial" w:cs="Arial"/>
          <w:color w:val="000000"/>
          <w:sz w:val="24"/>
          <w:szCs w:val="24"/>
        </w:rPr>
        <w:t xml:space="preserve">as incertezas dos fatos e das circunstâncias que lhe são apresentadas. </w:t>
      </w:r>
      <w:r w:rsidR="00F01FBC">
        <w:rPr>
          <w:rFonts w:ascii="Arial" w:eastAsia="Arial" w:hAnsi="Arial" w:cs="Arial"/>
          <w:color w:val="000000"/>
          <w:sz w:val="24"/>
          <w:szCs w:val="24"/>
        </w:rPr>
        <w:t>Porém,</w:t>
      </w:r>
      <w:r w:rsidR="001301C1" w:rsidRPr="0068691B">
        <w:rPr>
          <w:rFonts w:ascii="Arial" w:eastAsia="Arial" w:hAnsi="Arial" w:cs="Arial"/>
          <w:color w:val="000000"/>
          <w:sz w:val="24"/>
          <w:szCs w:val="24"/>
        </w:rPr>
        <w:t xml:space="preserve"> diferentemente de Alice, o investigador precisa saber onde </w:t>
      </w:r>
      <w:r w:rsidR="00CF5FBA" w:rsidRPr="0068691B">
        <w:rPr>
          <w:rFonts w:ascii="Arial" w:eastAsia="Arial" w:hAnsi="Arial" w:cs="Arial"/>
          <w:color w:val="000000"/>
          <w:sz w:val="24"/>
          <w:szCs w:val="24"/>
        </w:rPr>
        <w:t>está,</w:t>
      </w:r>
      <w:r w:rsidR="001301C1" w:rsidRPr="0068691B">
        <w:rPr>
          <w:rFonts w:ascii="Arial" w:eastAsia="Arial" w:hAnsi="Arial" w:cs="Arial"/>
          <w:color w:val="000000"/>
          <w:sz w:val="24"/>
          <w:szCs w:val="24"/>
        </w:rPr>
        <w:t xml:space="preserve"> em que ter</w:t>
      </w:r>
      <w:r w:rsidR="00CF5FBA" w:rsidRPr="0068691B">
        <w:rPr>
          <w:rFonts w:ascii="Arial" w:eastAsia="Arial" w:hAnsi="Arial" w:cs="Arial"/>
          <w:color w:val="000000"/>
          <w:sz w:val="24"/>
          <w:szCs w:val="24"/>
        </w:rPr>
        <w:t>reno pisa, os riscos existentes e</w:t>
      </w:r>
      <w:r w:rsidR="001301C1" w:rsidRPr="0068691B">
        <w:rPr>
          <w:rFonts w:ascii="Arial" w:eastAsia="Arial" w:hAnsi="Arial" w:cs="Arial"/>
          <w:color w:val="000000"/>
          <w:sz w:val="24"/>
          <w:szCs w:val="24"/>
        </w:rPr>
        <w:t xml:space="preserve"> as ameaças iminentes para que possa definir com clareza </w:t>
      </w:r>
      <w:r w:rsidR="00AD6D6C">
        <w:rPr>
          <w:rFonts w:ascii="Arial" w:eastAsia="Arial" w:hAnsi="Arial" w:cs="Arial"/>
          <w:color w:val="000000"/>
          <w:sz w:val="24"/>
          <w:szCs w:val="24"/>
        </w:rPr>
        <w:t xml:space="preserve">como e aonde quer </w:t>
      </w:r>
      <w:r w:rsidR="001301C1" w:rsidRPr="0068691B">
        <w:rPr>
          <w:rFonts w:ascii="Arial" w:eastAsia="Arial" w:hAnsi="Arial" w:cs="Arial"/>
          <w:color w:val="000000"/>
          <w:sz w:val="24"/>
          <w:szCs w:val="24"/>
        </w:rPr>
        <w:t>chegar.</w:t>
      </w:r>
    </w:p>
    <w:p w14:paraId="74986330" w14:textId="77777777" w:rsidR="00CD49F0" w:rsidRPr="0068691B" w:rsidRDefault="00CD49F0" w:rsidP="0068691B">
      <w:pPr>
        <w:spacing w:beforeLines="24" w:before="57" w:afterLines="24" w:after="57" w:line="360" w:lineRule="auto"/>
        <w:jc w:val="both"/>
        <w:rPr>
          <w:rFonts w:ascii="Arial" w:hAnsi="Arial" w:cs="Arial"/>
          <w:sz w:val="24"/>
          <w:szCs w:val="24"/>
        </w:rPr>
      </w:pPr>
    </w:p>
    <w:p w14:paraId="0A0ECB42" w14:textId="3F89E347" w:rsidR="00CD49F0" w:rsidRPr="00F21D92" w:rsidRDefault="00CD49F0" w:rsidP="00CD49F0">
      <w:pPr>
        <w:tabs>
          <w:tab w:val="left" w:pos="2490"/>
        </w:tabs>
        <w:spacing w:beforeLines="24" w:before="57" w:afterLines="24" w:after="57" w:line="360" w:lineRule="auto"/>
        <w:jc w:val="both"/>
        <w:rPr>
          <w:rFonts w:ascii="Arial" w:hAnsi="Arial" w:cs="Arial"/>
          <w:sz w:val="24"/>
          <w:szCs w:val="24"/>
        </w:rPr>
      </w:pPr>
      <w:r w:rsidRPr="00072BEE">
        <w:rPr>
          <w:rFonts w:ascii="Arial" w:eastAsia="Arial" w:hAnsi="Arial" w:cs="Arial"/>
          <w:b/>
          <w:sz w:val="24"/>
          <w:szCs w:val="24"/>
          <w:shd w:val="clear" w:color="auto" w:fill="4A86E8"/>
        </w:rPr>
        <w:t>&lt;H2&gt;</w:t>
      </w:r>
      <w:r w:rsidRPr="00E81C66">
        <w:rPr>
          <w:rFonts w:ascii="Arial" w:hAnsi="Arial" w:cs="Arial"/>
          <w:b/>
          <w:sz w:val="24"/>
          <w:szCs w:val="24"/>
        </w:rPr>
        <w:t>O planejamento e a investigação criminal</w:t>
      </w:r>
      <w:r w:rsidRPr="00F21D92">
        <w:rPr>
          <w:rFonts w:ascii="Arial" w:eastAsia="Arial" w:hAnsi="Arial" w:cs="Arial"/>
          <w:sz w:val="24"/>
          <w:szCs w:val="24"/>
          <w:shd w:val="clear" w:color="auto" w:fill="4A86E8"/>
        </w:rPr>
        <w:t xml:space="preserve"> </w:t>
      </w:r>
      <w:r w:rsidRPr="008D3349">
        <w:rPr>
          <w:rFonts w:ascii="Arial" w:eastAsia="Arial" w:hAnsi="Arial" w:cs="Arial"/>
          <w:b/>
          <w:sz w:val="24"/>
          <w:szCs w:val="24"/>
          <w:shd w:val="clear" w:color="auto" w:fill="4A86E8"/>
        </w:rPr>
        <w:t>&lt;H2/&gt;</w:t>
      </w:r>
    </w:p>
    <w:p w14:paraId="50B81999" w14:textId="77777777" w:rsidR="000327A2" w:rsidRPr="0068691B" w:rsidRDefault="000327A2" w:rsidP="0068691B">
      <w:pPr>
        <w:spacing w:beforeLines="24" w:before="57" w:afterLines="24" w:after="57" w:line="360" w:lineRule="auto"/>
        <w:jc w:val="both"/>
        <w:rPr>
          <w:rFonts w:ascii="Arial" w:hAnsi="Arial" w:cs="Arial"/>
          <w:sz w:val="24"/>
          <w:szCs w:val="24"/>
        </w:rPr>
      </w:pPr>
    </w:p>
    <w:p w14:paraId="7FB8BCE1" w14:textId="24DC9998" w:rsidR="0063620E" w:rsidRDefault="0063620E">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A</w:t>
      </w:r>
      <w:r w:rsidR="001301C1" w:rsidRPr="0068691B">
        <w:rPr>
          <w:rFonts w:ascii="Arial" w:eastAsia="Arial" w:hAnsi="Arial" w:cs="Arial"/>
          <w:color w:val="000000"/>
          <w:sz w:val="24"/>
          <w:szCs w:val="24"/>
        </w:rPr>
        <w:t xml:space="preserve"> investigação criminal é um processo científico, ou seja, tem toda a dinâmica de uma pesquisa científica c</w:t>
      </w:r>
      <w:r w:rsidR="00CF5FBA" w:rsidRPr="0068691B">
        <w:rPr>
          <w:rFonts w:ascii="Arial" w:eastAsia="Arial" w:hAnsi="Arial" w:cs="Arial"/>
          <w:color w:val="000000"/>
          <w:sz w:val="24"/>
          <w:szCs w:val="24"/>
        </w:rPr>
        <w:t xml:space="preserve">om um objeto </w:t>
      </w:r>
      <w:r w:rsidRPr="0068691B">
        <w:rPr>
          <w:rFonts w:ascii="Arial" w:eastAsia="Arial" w:hAnsi="Arial" w:cs="Arial"/>
          <w:color w:val="000000"/>
          <w:sz w:val="24"/>
          <w:szCs w:val="24"/>
        </w:rPr>
        <w:t>específico</w:t>
      </w:r>
      <w:r w:rsidR="00CD49F0">
        <w:rPr>
          <w:rFonts w:ascii="Arial" w:eastAsia="Arial" w:hAnsi="Arial" w:cs="Arial"/>
          <w:color w:val="000000"/>
          <w:sz w:val="24"/>
          <w:szCs w:val="24"/>
        </w:rPr>
        <w:t xml:space="preserve"> (</w:t>
      </w:r>
      <w:r w:rsidR="00CF5FBA" w:rsidRPr="0068691B">
        <w:rPr>
          <w:rFonts w:ascii="Arial" w:eastAsia="Arial" w:hAnsi="Arial" w:cs="Arial"/>
          <w:color w:val="000000"/>
          <w:sz w:val="24"/>
          <w:szCs w:val="24"/>
        </w:rPr>
        <w:t>o fato delituoso</w:t>
      </w:r>
      <w:r w:rsidR="00CD49F0">
        <w:rPr>
          <w:rFonts w:ascii="Arial" w:eastAsia="Arial" w:hAnsi="Arial" w:cs="Arial"/>
          <w:color w:val="000000"/>
          <w:sz w:val="24"/>
          <w:szCs w:val="24"/>
        </w:rPr>
        <w:t>)</w:t>
      </w:r>
      <w:r w:rsidR="001301C1" w:rsidRPr="0068691B">
        <w:rPr>
          <w:rFonts w:ascii="Arial" w:eastAsia="Arial" w:hAnsi="Arial" w:cs="Arial"/>
          <w:color w:val="000000"/>
          <w:sz w:val="24"/>
          <w:szCs w:val="24"/>
        </w:rPr>
        <w:t>.</w:t>
      </w:r>
      <w:r w:rsidR="00F01FBC">
        <w:rPr>
          <w:rFonts w:ascii="Arial" w:eastAsia="Arial" w:hAnsi="Arial" w:cs="Arial"/>
          <w:color w:val="000000"/>
          <w:sz w:val="24"/>
          <w:szCs w:val="24"/>
        </w:rPr>
        <w:t xml:space="preserve"> É</w:t>
      </w:r>
      <w:r w:rsidR="001301C1" w:rsidRPr="0068691B">
        <w:rPr>
          <w:rFonts w:ascii="Arial" w:eastAsia="Arial" w:hAnsi="Arial" w:cs="Arial"/>
          <w:color w:val="000000"/>
          <w:sz w:val="24"/>
          <w:szCs w:val="24"/>
        </w:rPr>
        <w:t xml:space="preserve"> uma atividade planejada, racional e sistemática</w:t>
      </w:r>
      <w:r w:rsidR="00F01FBC">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um processo que não comporta improviso</w:t>
      </w:r>
      <w:r w:rsidR="00CF5FBA" w:rsidRPr="0068691B">
        <w:rPr>
          <w:rFonts w:ascii="Arial" w:eastAsia="Arial" w:hAnsi="Arial" w:cs="Arial"/>
          <w:color w:val="000000"/>
          <w:sz w:val="24"/>
          <w:szCs w:val="24"/>
        </w:rPr>
        <w:t>s</w:t>
      </w:r>
      <w:r w:rsidR="001301C1" w:rsidRPr="0068691B">
        <w:rPr>
          <w:rFonts w:ascii="Arial" w:eastAsia="Arial" w:hAnsi="Arial" w:cs="Arial"/>
          <w:color w:val="000000"/>
          <w:sz w:val="24"/>
          <w:szCs w:val="24"/>
        </w:rPr>
        <w:t xml:space="preserve"> e imprevisões. </w:t>
      </w:r>
      <w:r w:rsidR="00CD49F0">
        <w:rPr>
          <w:rFonts w:ascii="Arial" w:eastAsia="Arial" w:hAnsi="Arial" w:cs="Arial"/>
          <w:color w:val="000000"/>
          <w:sz w:val="24"/>
          <w:szCs w:val="24"/>
        </w:rPr>
        <w:t>Nes</w:t>
      </w:r>
      <w:r w:rsidR="00AF4B0B">
        <w:rPr>
          <w:rFonts w:ascii="Arial" w:eastAsia="Arial" w:hAnsi="Arial" w:cs="Arial"/>
          <w:color w:val="000000"/>
          <w:sz w:val="24"/>
          <w:szCs w:val="24"/>
        </w:rPr>
        <w:t>s</w:t>
      </w:r>
      <w:r w:rsidR="00CD49F0">
        <w:rPr>
          <w:rFonts w:ascii="Arial" w:eastAsia="Arial" w:hAnsi="Arial" w:cs="Arial"/>
          <w:color w:val="000000"/>
          <w:sz w:val="24"/>
          <w:szCs w:val="24"/>
        </w:rPr>
        <w:t>e sentido, e</w:t>
      </w:r>
      <w:r w:rsidR="001301C1" w:rsidRPr="0068691B">
        <w:rPr>
          <w:rFonts w:ascii="Arial" w:eastAsia="Arial" w:hAnsi="Arial" w:cs="Arial"/>
          <w:color w:val="000000"/>
          <w:sz w:val="24"/>
          <w:szCs w:val="24"/>
        </w:rPr>
        <w:t>xistem três justifica</w:t>
      </w:r>
      <w:r w:rsidR="00AF4B0B">
        <w:rPr>
          <w:rFonts w:ascii="Arial" w:eastAsia="Arial" w:hAnsi="Arial" w:cs="Arial"/>
          <w:color w:val="000000"/>
          <w:sz w:val="24"/>
          <w:szCs w:val="24"/>
        </w:rPr>
        <w:t>tivas</w:t>
      </w:r>
      <w:r w:rsidR="001301C1" w:rsidRPr="0068691B">
        <w:rPr>
          <w:rFonts w:ascii="Arial" w:eastAsia="Arial" w:hAnsi="Arial" w:cs="Arial"/>
          <w:color w:val="000000"/>
          <w:sz w:val="24"/>
          <w:szCs w:val="24"/>
        </w:rPr>
        <w:t xml:space="preserve"> fundamentais para o ato de planejar</w:t>
      </w:r>
      <w:r>
        <w:rPr>
          <w:rFonts w:ascii="Arial" w:eastAsia="Arial" w:hAnsi="Arial" w:cs="Arial"/>
          <w:color w:val="000000"/>
          <w:sz w:val="24"/>
          <w:szCs w:val="24"/>
        </w:rPr>
        <w:t xml:space="preserve">. </w:t>
      </w:r>
      <w:r w:rsidR="00C1136F">
        <w:rPr>
          <w:rFonts w:ascii="Arial" w:eastAsia="Arial" w:hAnsi="Arial" w:cs="Arial"/>
          <w:color w:val="000000"/>
          <w:sz w:val="24"/>
          <w:szCs w:val="24"/>
        </w:rPr>
        <w:t>Clique nos ícones a seguir para conhece-las.</w:t>
      </w:r>
    </w:p>
    <w:p w14:paraId="306AE71B" w14:textId="2B3B9BE4" w:rsidR="0063620E" w:rsidRDefault="0063620E" w:rsidP="00E81C66">
      <w:pPr>
        <w:spacing w:beforeLines="24" w:before="57" w:afterLines="24" w:after="57" w:line="360" w:lineRule="auto"/>
        <w:jc w:val="center"/>
        <w:rPr>
          <w:rFonts w:ascii="Arial" w:eastAsia="Arial" w:hAnsi="Arial" w:cs="Arial"/>
          <w:color w:val="000000"/>
          <w:sz w:val="24"/>
          <w:szCs w:val="24"/>
        </w:rPr>
      </w:pPr>
      <w:commentRangeStart w:id="1"/>
      <w:commentRangeStart w:id="2"/>
      <w:r>
        <w:rPr>
          <w:noProof/>
        </w:rPr>
        <w:drawing>
          <wp:inline distT="0" distB="0" distL="0" distR="0" wp14:anchorId="28D8400A" wp14:editId="0B1D7AAE">
            <wp:extent cx="3581400" cy="1428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400" cy="1428750"/>
                    </a:xfrm>
                    <a:prstGeom prst="rect">
                      <a:avLst/>
                    </a:prstGeom>
                  </pic:spPr>
                </pic:pic>
              </a:graphicData>
            </a:graphic>
          </wp:inline>
        </w:drawing>
      </w:r>
      <w:commentRangeEnd w:id="1"/>
      <w:r>
        <w:rPr>
          <w:rStyle w:val="Refdecomentrio"/>
        </w:rPr>
        <w:commentReference w:id="1"/>
      </w:r>
      <w:commentRangeEnd w:id="2"/>
      <w:r w:rsidR="00C1136F">
        <w:rPr>
          <w:rStyle w:val="Refdecomentrio"/>
        </w:rPr>
        <w:commentReference w:id="2"/>
      </w:r>
    </w:p>
    <w:p w14:paraId="40C3D55E" w14:textId="1934D28B" w:rsidR="0063620E" w:rsidRDefault="0063620E" w:rsidP="00E81C66">
      <w:pPr>
        <w:ind w:left="-142" w:hanging="425"/>
        <w:rPr>
          <w:rFonts w:ascii="Arial" w:eastAsia="Times New Roman" w:hAnsi="Arial" w:cs="Arial"/>
          <w:color w:val="FF0000"/>
        </w:rPr>
      </w:pPr>
      <w:r>
        <w:rPr>
          <w:rFonts w:ascii="Arial" w:eastAsia="Times New Roman" w:hAnsi="Arial" w:cs="Arial"/>
          <w:b/>
          <w:color w:val="FF0000"/>
        </w:rPr>
        <w:t xml:space="preserve">       Figura </w:t>
      </w:r>
      <w:r w:rsidR="00D12335">
        <w:rPr>
          <w:rFonts w:ascii="Arial" w:eastAsia="Times New Roman" w:hAnsi="Arial" w:cs="Arial"/>
          <w:b/>
          <w:color w:val="FF0000"/>
        </w:rPr>
        <w:t>2</w:t>
      </w:r>
      <w:r>
        <w:rPr>
          <w:rFonts w:ascii="Arial" w:eastAsia="Times New Roman" w:hAnsi="Arial" w:cs="Arial"/>
          <w:b/>
          <w:color w:val="FF0000"/>
        </w:rPr>
        <w:t>:</w:t>
      </w:r>
      <w:r>
        <w:rPr>
          <w:rFonts w:ascii="Arial" w:eastAsia="Times New Roman" w:hAnsi="Arial" w:cs="Arial"/>
          <w:color w:val="FF0000"/>
        </w:rPr>
        <w:t xml:space="preserve"> Justificadoras fundamentais para o ato de planejar.</w:t>
      </w:r>
      <w:r w:rsidR="00CE783D">
        <w:rPr>
          <w:rFonts w:ascii="Arial" w:eastAsia="Times New Roman" w:hAnsi="Arial" w:cs="Arial"/>
          <w:b/>
          <w:color w:val="FF0000"/>
        </w:rPr>
        <w:t xml:space="preserve"> </w:t>
      </w:r>
      <w:r>
        <w:rPr>
          <w:rFonts w:ascii="Arial" w:eastAsia="Times New Roman" w:hAnsi="Arial" w:cs="Arial"/>
          <w:b/>
          <w:color w:val="FF0000"/>
        </w:rPr>
        <w:t>Fonte:</w:t>
      </w:r>
      <w:r>
        <w:rPr>
          <w:rFonts w:ascii="Arial" w:eastAsia="Times New Roman" w:hAnsi="Arial" w:cs="Arial"/>
          <w:color w:val="FF0000"/>
        </w:rPr>
        <w:t xml:space="preserve"> labSEAD-UFSC (2019).</w:t>
      </w:r>
    </w:p>
    <w:p w14:paraId="614AAB19" w14:textId="77777777" w:rsidR="00D52FB2" w:rsidRDefault="00D52FB2" w:rsidP="0063620E">
      <w:pPr>
        <w:ind w:hanging="502"/>
        <w:rPr>
          <w:rFonts w:ascii="Arial" w:eastAsia="Times New Roman" w:hAnsi="Arial" w:cs="Arial"/>
          <w:color w:val="FF0000"/>
        </w:rPr>
      </w:pPr>
    </w:p>
    <w:p w14:paraId="3BCF18D4" w14:textId="5BB5BDBD" w:rsidR="000327A2" w:rsidRPr="0068691B" w:rsidRDefault="0029642C"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Conforme vimos</w:t>
      </w:r>
      <w:r w:rsidR="00AD6D6C">
        <w:rPr>
          <w:rFonts w:ascii="Arial" w:eastAsia="Arial" w:hAnsi="Arial" w:cs="Arial"/>
          <w:color w:val="000000"/>
          <w:sz w:val="24"/>
          <w:szCs w:val="24"/>
        </w:rPr>
        <w:t>,</w:t>
      </w:r>
      <w:r>
        <w:rPr>
          <w:rFonts w:ascii="Arial" w:eastAsia="Arial" w:hAnsi="Arial" w:cs="Arial"/>
          <w:color w:val="000000"/>
          <w:sz w:val="24"/>
          <w:szCs w:val="24"/>
        </w:rPr>
        <w:t xml:space="preserve"> são três </w:t>
      </w:r>
      <w:r w:rsidR="002B6D55">
        <w:rPr>
          <w:rFonts w:ascii="Arial" w:eastAsia="Arial" w:hAnsi="Arial" w:cs="Arial"/>
          <w:color w:val="000000"/>
          <w:sz w:val="24"/>
          <w:szCs w:val="24"/>
        </w:rPr>
        <w:t>as justifica</w:t>
      </w:r>
      <w:r w:rsidR="00072BEE">
        <w:rPr>
          <w:rFonts w:ascii="Arial" w:eastAsia="Arial" w:hAnsi="Arial" w:cs="Arial"/>
          <w:color w:val="000000"/>
          <w:sz w:val="24"/>
          <w:szCs w:val="24"/>
        </w:rPr>
        <w:t>tivas</w:t>
      </w:r>
      <w:r w:rsidR="002B6D55">
        <w:rPr>
          <w:rFonts w:ascii="Arial" w:eastAsia="Arial" w:hAnsi="Arial" w:cs="Arial"/>
          <w:color w:val="000000"/>
          <w:sz w:val="24"/>
          <w:szCs w:val="24"/>
        </w:rPr>
        <w:t xml:space="preserve"> fundamentais do ato de planejar, mas p</w:t>
      </w:r>
      <w:r w:rsidR="001301C1" w:rsidRPr="0068691B">
        <w:rPr>
          <w:rFonts w:ascii="Arial" w:eastAsia="Arial" w:hAnsi="Arial" w:cs="Arial"/>
          <w:color w:val="000000"/>
          <w:sz w:val="24"/>
          <w:szCs w:val="24"/>
        </w:rPr>
        <w:t>or uma questão prática</w:t>
      </w:r>
      <w:r w:rsidR="002B6D55">
        <w:rPr>
          <w:rFonts w:ascii="Arial" w:eastAsia="Arial" w:hAnsi="Arial" w:cs="Arial"/>
          <w:color w:val="000000"/>
          <w:sz w:val="24"/>
          <w:szCs w:val="24"/>
        </w:rPr>
        <w:t>, vamos nos</w:t>
      </w:r>
      <w:r w:rsidR="001301C1" w:rsidRPr="0068691B">
        <w:rPr>
          <w:rFonts w:ascii="Arial" w:eastAsia="Arial" w:hAnsi="Arial" w:cs="Arial"/>
          <w:color w:val="000000"/>
          <w:sz w:val="24"/>
          <w:szCs w:val="24"/>
        </w:rPr>
        <w:t xml:space="preserve"> limitar ao planejamento operacional para que, ao contrário</w:t>
      </w:r>
      <w:r w:rsidR="00233AA1" w:rsidRPr="0068691B">
        <w:rPr>
          <w:rFonts w:ascii="Arial" w:eastAsia="Arial" w:hAnsi="Arial" w:cs="Arial"/>
          <w:color w:val="000000"/>
          <w:sz w:val="24"/>
          <w:szCs w:val="24"/>
        </w:rPr>
        <w:t xml:space="preserve"> de Alice, você saiba onde está e</w:t>
      </w:r>
      <w:r w:rsidR="001301C1" w:rsidRPr="0068691B">
        <w:rPr>
          <w:rFonts w:ascii="Arial" w:eastAsia="Arial" w:hAnsi="Arial" w:cs="Arial"/>
          <w:color w:val="000000"/>
          <w:sz w:val="24"/>
          <w:szCs w:val="24"/>
        </w:rPr>
        <w:t xml:space="preserve"> por onde deve seguir, cumprindo as metas para alcançar o objetivo da investigação. </w:t>
      </w:r>
    </w:p>
    <w:p w14:paraId="12F8579B" w14:textId="1E9DC6F9" w:rsidR="000327A2" w:rsidDel="008B6008" w:rsidRDefault="000327A2" w:rsidP="0068691B">
      <w:pPr>
        <w:spacing w:beforeLines="24" w:before="57" w:afterLines="24" w:after="57" w:line="360" w:lineRule="auto"/>
        <w:jc w:val="both"/>
        <w:rPr>
          <w:del w:id="3" w:author="Cíntia" w:date="2019-11-29T14:30:00Z"/>
          <w:rFonts w:ascii="Arial" w:hAnsi="Arial" w:cs="Arial"/>
          <w:sz w:val="24"/>
          <w:szCs w:val="24"/>
        </w:rPr>
      </w:pPr>
    </w:p>
    <w:p w14:paraId="6D640191" w14:textId="1539C975" w:rsidR="002B6D55" w:rsidRPr="00A768C8" w:rsidRDefault="002B6D55" w:rsidP="0068691B">
      <w:pPr>
        <w:spacing w:beforeLines="24" w:before="57" w:afterLines="24" w:after="57" w:line="360" w:lineRule="auto"/>
        <w:jc w:val="both"/>
        <w:rPr>
          <w:rFonts w:ascii="Arial" w:hAnsi="Arial" w:cs="Arial"/>
          <w:b/>
          <w:color w:val="FF0000"/>
          <w:sz w:val="24"/>
          <w:szCs w:val="24"/>
        </w:rPr>
      </w:pPr>
      <w:r w:rsidRPr="00A768C8">
        <w:rPr>
          <w:rFonts w:ascii="Arial" w:hAnsi="Arial" w:cs="Arial"/>
          <w:b/>
          <w:color w:val="FF0000"/>
          <w:sz w:val="24"/>
          <w:szCs w:val="24"/>
        </w:rPr>
        <w:t>&lt;Abrir Destaque&gt;</w:t>
      </w:r>
    </w:p>
    <w:p w14:paraId="3DB94316" w14:textId="30DFAADF" w:rsidR="002B6D55" w:rsidRPr="00A768C8" w:rsidRDefault="002B6D55" w:rsidP="0068691B">
      <w:pPr>
        <w:spacing w:beforeLines="24" w:before="57" w:afterLines="24" w:after="57" w:line="360" w:lineRule="auto"/>
        <w:jc w:val="both"/>
        <w:rPr>
          <w:rFonts w:ascii="Arial" w:hAnsi="Arial" w:cs="Arial"/>
          <w:color w:val="FF0000"/>
          <w:sz w:val="24"/>
          <w:szCs w:val="24"/>
        </w:rPr>
      </w:pPr>
      <w:r w:rsidRPr="00A768C8">
        <w:rPr>
          <w:rFonts w:ascii="Arial" w:hAnsi="Arial" w:cs="Arial"/>
          <w:color w:val="FF0000"/>
          <w:sz w:val="24"/>
          <w:szCs w:val="24"/>
        </w:rPr>
        <w:t xml:space="preserve">O planejamento é a fase inicial da investigação. </w:t>
      </w:r>
      <w:r w:rsidR="00A8497D">
        <w:rPr>
          <w:rFonts w:ascii="Arial" w:hAnsi="Arial" w:cs="Arial"/>
          <w:color w:val="FF0000"/>
          <w:sz w:val="24"/>
          <w:szCs w:val="24"/>
        </w:rPr>
        <w:t>Por meio dele,</w:t>
      </w:r>
      <w:r w:rsidRPr="00A768C8">
        <w:rPr>
          <w:rFonts w:ascii="Arial" w:hAnsi="Arial" w:cs="Arial"/>
          <w:color w:val="FF0000"/>
          <w:sz w:val="24"/>
          <w:szCs w:val="24"/>
        </w:rPr>
        <w:t xml:space="preserve"> o investigador </w:t>
      </w:r>
      <w:r w:rsidR="00A768C8" w:rsidRPr="00A768C8">
        <w:rPr>
          <w:rFonts w:ascii="Arial" w:hAnsi="Arial" w:cs="Arial"/>
          <w:color w:val="FF0000"/>
          <w:sz w:val="24"/>
          <w:szCs w:val="24"/>
        </w:rPr>
        <w:t xml:space="preserve">elabora as etapas do procedimento, os recursos necessários e o cronograma do processo. </w:t>
      </w:r>
      <w:r w:rsidR="00FE19C1">
        <w:rPr>
          <w:rFonts w:ascii="Arial" w:hAnsi="Arial" w:cs="Arial"/>
          <w:color w:val="FF0000"/>
          <w:sz w:val="24"/>
          <w:szCs w:val="24"/>
        </w:rPr>
        <w:t>Assim</w:t>
      </w:r>
      <w:r w:rsidR="00A8497D">
        <w:rPr>
          <w:rFonts w:ascii="Arial" w:hAnsi="Arial" w:cs="Arial"/>
          <w:color w:val="FF0000"/>
          <w:sz w:val="24"/>
          <w:szCs w:val="24"/>
        </w:rPr>
        <w:t xml:space="preserve">, </w:t>
      </w:r>
      <w:r w:rsidR="00A768C8" w:rsidRPr="00A768C8">
        <w:rPr>
          <w:rFonts w:ascii="Arial" w:hAnsi="Arial" w:cs="Arial"/>
          <w:color w:val="FF0000"/>
          <w:sz w:val="24"/>
          <w:szCs w:val="24"/>
        </w:rPr>
        <w:t>economiza esforços, tempo e possibilita bons resultados.</w:t>
      </w:r>
    </w:p>
    <w:p w14:paraId="309D14F5" w14:textId="64F247CC" w:rsidR="002B6D55" w:rsidRPr="00A768C8" w:rsidRDefault="002B6D55" w:rsidP="0068691B">
      <w:pPr>
        <w:spacing w:beforeLines="24" w:before="57" w:afterLines="24" w:after="57" w:line="360" w:lineRule="auto"/>
        <w:jc w:val="both"/>
        <w:rPr>
          <w:rFonts w:ascii="Arial" w:hAnsi="Arial" w:cs="Arial"/>
          <w:b/>
          <w:color w:val="FF0000"/>
          <w:sz w:val="24"/>
          <w:szCs w:val="24"/>
        </w:rPr>
      </w:pPr>
      <w:r w:rsidRPr="00A768C8">
        <w:rPr>
          <w:rFonts w:ascii="Arial" w:hAnsi="Arial" w:cs="Arial"/>
          <w:b/>
          <w:color w:val="FF0000"/>
          <w:sz w:val="24"/>
          <w:szCs w:val="24"/>
        </w:rPr>
        <w:t>&lt;Fechar Destaque&gt;</w:t>
      </w:r>
    </w:p>
    <w:p w14:paraId="1BC8C8F6" w14:textId="2CDE35D1" w:rsidR="000327A2" w:rsidRPr="0068691B" w:rsidDel="008B6008" w:rsidRDefault="000327A2" w:rsidP="0068691B">
      <w:pPr>
        <w:spacing w:beforeLines="24" w:before="57" w:afterLines="24" w:after="57" w:line="360" w:lineRule="auto"/>
        <w:jc w:val="both"/>
        <w:rPr>
          <w:del w:id="4" w:author="Cíntia" w:date="2019-11-29T14:30:00Z"/>
          <w:rFonts w:ascii="Arial" w:hAnsi="Arial" w:cs="Arial"/>
          <w:sz w:val="24"/>
          <w:szCs w:val="24"/>
        </w:rPr>
      </w:pPr>
    </w:p>
    <w:p w14:paraId="00D24403" w14:textId="0FAAF82B" w:rsidR="000327A2" w:rsidRDefault="00A72EDD"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Deste modo</w:t>
      </w:r>
      <w:r w:rsidR="008C2593">
        <w:rPr>
          <w:rFonts w:ascii="Arial" w:eastAsia="Arial" w:hAnsi="Arial" w:cs="Arial"/>
          <w:color w:val="000000"/>
          <w:sz w:val="24"/>
          <w:szCs w:val="24"/>
        </w:rPr>
        <w:t>, sabemos que o</w:t>
      </w:r>
      <w:r w:rsidR="001301C1" w:rsidRPr="0068691B">
        <w:rPr>
          <w:rFonts w:ascii="Arial" w:eastAsia="Arial" w:hAnsi="Arial" w:cs="Arial"/>
          <w:color w:val="000000"/>
          <w:sz w:val="24"/>
          <w:szCs w:val="24"/>
        </w:rPr>
        <w:t xml:space="preserve"> crime de estupro tem uma dinâmica e características muito próprias</w:t>
      </w:r>
      <w:r w:rsidR="008C2593">
        <w:rPr>
          <w:rFonts w:ascii="Arial" w:eastAsia="Arial" w:hAnsi="Arial" w:cs="Arial"/>
          <w:color w:val="000000"/>
          <w:sz w:val="24"/>
          <w:szCs w:val="24"/>
        </w:rPr>
        <w:t xml:space="preserve"> por parte do infrator</w:t>
      </w:r>
      <w:r w:rsidR="001301C1" w:rsidRPr="0068691B">
        <w:rPr>
          <w:rFonts w:ascii="Arial" w:eastAsia="Arial" w:hAnsi="Arial" w:cs="Arial"/>
          <w:color w:val="000000"/>
          <w:sz w:val="24"/>
          <w:szCs w:val="24"/>
        </w:rPr>
        <w:t>, como a forma de atrair a vítima e a ambientação do evento</w:t>
      </w:r>
      <w:r w:rsidR="00CA0A09">
        <w:rPr>
          <w:rFonts w:ascii="Arial" w:eastAsia="Arial" w:hAnsi="Arial" w:cs="Arial"/>
          <w:color w:val="000000"/>
          <w:sz w:val="24"/>
          <w:szCs w:val="24"/>
        </w:rPr>
        <w:t xml:space="preserve">. </w:t>
      </w:r>
      <w:r w:rsidR="00F01FBC">
        <w:rPr>
          <w:rFonts w:ascii="Arial" w:eastAsia="Arial" w:hAnsi="Arial" w:cs="Arial"/>
          <w:color w:val="000000"/>
          <w:sz w:val="24"/>
          <w:szCs w:val="24"/>
        </w:rPr>
        <w:t>Es</w:t>
      </w:r>
      <w:r w:rsidR="00A41BB0">
        <w:rPr>
          <w:rFonts w:ascii="Arial" w:eastAsia="Arial" w:hAnsi="Arial" w:cs="Arial"/>
          <w:color w:val="000000"/>
          <w:sz w:val="24"/>
          <w:szCs w:val="24"/>
        </w:rPr>
        <w:t>s</w:t>
      </w:r>
      <w:r w:rsidR="00F01FBC">
        <w:rPr>
          <w:rFonts w:ascii="Arial" w:eastAsia="Arial" w:hAnsi="Arial" w:cs="Arial"/>
          <w:color w:val="000000"/>
          <w:sz w:val="24"/>
          <w:szCs w:val="24"/>
        </w:rPr>
        <w:t xml:space="preserve">es </w:t>
      </w:r>
      <w:r w:rsidR="00F01FBC" w:rsidRPr="0068691B">
        <w:rPr>
          <w:rFonts w:ascii="Arial" w:eastAsia="Arial" w:hAnsi="Arial" w:cs="Arial"/>
          <w:color w:val="000000"/>
          <w:sz w:val="24"/>
          <w:szCs w:val="24"/>
        </w:rPr>
        <w:t>fatores</w:t>
      </w:r>
      <w:r w:rsidR="008C2593">
        <w:rPr>
          <w:rFonts w:ascii="Arial" w:eastAsia="Arial" w:hAnsi="Arial" w:cs="Arial"/>
          <w:color w:val="000000"/>
          <w:sz w:val="24"/>
          <w:szCs w:val="24"/>
        </w:rPr>
        <w:t xml:space="preserve"> têm influência</w:t>
      </w:r>
      <w:r w:rsidR="001301C1" w:rsidRPr="0068691B">
        <w:rPr>
          <w:rFonts w:ascii="Arial" w:eastAsia="Arial" w:hAnsi="Arial" w:cs="Arial"/>
          <w:color w:val="000000"/>
          <w:sz w:val="24"/>
          <w:szCs w:val="24"/>
        </w:rPr>
        <w:t xml:space="preserve"> direita no nível de dificuldades para a coleta de evidências da</w:t>
      </w:r>
      <w:r>
        <w:rPr>
          <w:rFonts w:ascii="Arial" w:eastAsia="Arial" w:hAnsi="Arial" w:cs="Arial"/>
          <w:color w:val="000000"/>
          <w:sz w:val="24"/>
          <w:szCs w:val="24"/>
        </w:rPr>
        <w:t>s</w:t>
      </w:r>
      <w:r w:rsidR="001301C1" w:rsidRPr="0068691B">
        <w:rPr>
          <w:rFonts w:ascii="Arial" w:eastAsia="Arial" w:hAnsi="Arial" w:cs="Arial"/>
          <w:color w:val="000000"/>
          <w:sz w:val="24"/>
          <w:szCs w:val="24"/>
        </w:rPr>
        <w:t xml:space="preserve"> prova</w:t>
      </w:r>
      <w:r>
        <w:rPr>
          <w:rFonts w:ascii="Arial" w:eastAsia="Arial" w:hAnsi="Arial" w:cs="Arial"/>
          <w:color w:val="000000"/>
          <w:sz w:val="24"/>
          <w:szCs w:val="24"/>
        </w:rPr>
        <w:t>s</w:t>
      </w:r>
      <w:r w:rsidR="001301C1" w:rsidRPr="0068691B">
        <w:rPr>
          <w:rFonts w:ascii="Arial" w:eastAsia="Arial" w:hAnsi="Arial" w:cs="Arial"/>
          <w:color w:val="000000"/>
          <w:sz w:val="24"/>
          <w:szCs w:val="24"/>
        </w:rPr>
        <w:t>.</w:t>
      </w:r>
    </w:p>
    <w:p w14:paraId="7EFE482D" w14:textId="77777777" w:rsidR="000327A2"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Quando você elabora um planejamento operacional da investigação de estupro, possibilita a estruturação da investigação, traçando uma rota que deixará a equipe focada nas metas estabelecidas e nos resultados esperados.</w:t>
      </w:r>
    </w:p>
    <w:p w14:paraId="1CE67727" w14:textId="77777777" w:rsidR="00CA0A09" w:rsidRPr="0068691B" w:rsidRDefault="00CA0A09" w:rsidP="0068691B">
      <w:pPr>
        <w:spacing w:beforeLines="24" w:before="57" w:afterLines="24" w:after="57" w:line="360" w:lineRule="auto"/>
        <w:jc w:val="both"/>
        <w:rPr>
          <w:rFonts w:ascii="Arial" w:hAnsi="Arial" w:cs="Arial"/>
          <w:sz w:val="24"/>
          <w:szCs w:val="24"/>
        </w:rPr>
      </w:pPr>
    </w:p>
    <w:p w14:paraId="052A3549" w14:textId="57E8CD77" w:rsidR="000327A2"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lastRenderedPageBreak/>
        <w:t>Na prática</w:t>
      </w:r>
      <w:r w:rsidR="008C2593">
        <w:rPr>
          <w:rFonts w:ascii="Arial" w:eastAsia="Arial" w:hAnsi="Arial" w:cs="Arial"/>
          <w:color w:val="000000"/>
          <w:sz w:val="24"/>
          <w:szCs w:val="24"/>
        </w:rPr>
        <w:t xml:space="preserve">, </w:t>
      </w:r>
      <w:r w:rsidRPr="0068691B">
        <w:rPr>
          <w:rFonts w:ascii="Arial" w:eastAsia="Arial" w:hAnsi="Arial" w:cs="Arial"/>
          <w:color w:val="000000"/>
          <w:sz w:val="24"/>
          <w:szCs w:val="24"/>
        </w:rPr>
        <w:t>o planejamento da investigação de crimes não é tão formal. Esse é um paradigma a ser quebrado em benefício da excelência da fase preliminar de apuração das provas penais</w:t>
      </w:r>
      <w:r w:rsidR="00A41BB0">
        <w:rPr>
          <w:rFonts w:ascii="Arial" w:eastAsia="Arial" w:hAnsi="Arial" w:cs="Arial"/>
          <w:color w:val="000000"/>
          <w:sz w:val="24"/>
          <w:szCs w:val="24"/>
        </w:rPr>
        <w:t>, p</w:t>
      </w:r>
      <w:r w:rsidR="00C54653">
        <w:rPr>
          <w:rFonts w:ascii="Arial" w:eastAsia="Arial" w:hAnsi="Arial" w:cs="Arial"/>
          <w:color w:val="000000"/>
          <w:sz w:val="24"/>
          <w:szCs w:val="24"/>
        </w:rPr>
        <w:t>ois, a</w:t>
      </w:r>
      <w:r w:rsidRPr="0068691B">
        <w:rPr>
          <w:rFonts w:ascii="Arial" w:eastAsia="Arial" w:hAnsi="Arial" w:cs="Arial"/>
          <w:color w:val="000000"/>
          <w:sz w:val="24"/>
          <w:szCs w:val="24"/>
        </w:rPr>
        <w:t xml:space="preserve">lém das vantagens destacadas, há </w:t>
      </w:r>
      <w:r w:rsidR="004C1785" w:rsidRPr="0068691B">
        <w:rPr>
          <w:rFonts w:ascii="Arial" w:eastAsia="Arial" w:hAnsi="Arial" w:cs="Arial"/>
          <w:color w:val="000000"/>
          <w:sz w:val="24"/>
          <w:szCs w:val="24"/>
        </w:rPr>
        <w:t>outra</w:t>
      </w:r>
      <w:r w:rsidRPr="0068691B">
        <w:rPr>
          <w:rFonts w:ascii="Arial" w:eastAsia="Arial" w:hAnsi="Arial" w:cs="Arial"/>
          <w:color w:val="000000"/>
          <w:sz w:val="24"/>
          <w:szCs w:val="24"/>
        </w:rPr>
        <w:t xml:space="preserve"> </w:t>
      </w:r>
      <w:r w:rsidR="004C1785" w:rsidRPr="0068691B">
        <w:rPr>
          <w:rFonts w:ascii="Arial" w:eastAsia="Arial" w:hAnsi="Arial" w:cs="Arial"/>
          <w:color w:val="000000"/>
          <w:sz w:val="24"/>
          <w:szCs w:val="24"/>
        </w:rPr>
        <w:t xml:space="preserve">muito </w:t>
      </w:r>
      <w:r w:rsidRPr="0068691B">
        <w:rPr>
          <w:rFonts w:ascii="Arial" w:eastAsia="Arial" w:hAnsi="Arial" w:cs="Arial"/>
          <w:color w:val="000000"/>
          <w:sz w:val="24"/>
          <w:szCs w:val="24"/>
        </w:rPr>
        <w:t>significativa para o processo dinâmico da investigação criminal</w:t>
      </w:r>
      <w:r w:rsidR="00C54653">
        <w:rPr>
          <w:rFonts w:ascii="Arial" w:eastAsia="Arial" w:hAnsi="Arial" w:cs="Arial"/>
          <w:color w:val="000000"/>
          <w:sz w:val="24"/>
          <w:szCs w:val="24"/>
        </w:rPr>
        <w:t>:</w:t>
      </w:r>
      <w:r w:rsidRPr="0068691B">
        <w:rPr>
          <w:rFonts w:ascii="Arial" w:eastAsia="Arial" w:hAnsi="Arial" w:cs="Arial"/>
          <w:color w:val="000000"/>
          <w:sz w:val="24"/>
          <w:szCs w:val="24"/>
        </w:rPr>
        <w:t xml:space="preserve">  </w:t>
      </w:r>
      <w:r w:rsidRPr="00CD49F0">
        <w:rPr>
          <w:rFonts w:ascii="Arial" w:eastAsia="Arial" w:hAnsi="Arial" w:cs="Arial"/>
          <w:color w:val="000000"/>
          <w:sz w:val="24"/>
          <w:szCs w:val="24"/>
        </w:rPr>
        <w:t>a possibilidade de contínuo redirecionamento das ações</w:t>
      </w:r>
      <w:r w:rsidRPr="0068691B">
        <w:rPr>
          <w:rFonts w:ascii="Arial" w:eastAsia="Arial" w:hAnsi="Arial" w:cs="Arial"/>
          <w:color w:val="000000"/>
          <w:sz w:val="24"/>
          <w:szCs w:val="24"/>
        </w:rPr>
        <w:t xml:space="preserve">, </w:t>
      </w:r>
      <w:r w:rsidR="00A72EDD">
        <w:rPr>
          <w:rFonts w:ascii="Arial" w:eastAsia="Arial" w:hAnsi="Arial" w:cs="Arial"/>
          <w:color w:val="000000"/>
          <w:sz w:val="24"/>
          <w:szCs w:val="24"/>
        </w:rPr>
        <w:t xml:space="preserve">já </w:t>
      </w:r>
      <w:r w:rsidR="00C54653">
        <w:rPr>
          <w:rFonts w:ascii="Arial" w:eastAsia="Arial" w:hAnsi="Arial" w:cs="Arial"/>
          <w:color w:val="000000"/>
          <w:sz w:val="24"/>
          <w:szCs w:val="24"/>
        </w:rPr>
        <w:t>que</w:t>
      </w:r>
      <w:r w:rsidR="00F01FBC">
        <w:rPr>
          <w:rFonts w:ascii="Arial" w:eastAsia="Arial" w:hAnsi="Arial" w:cs="Arial"/>
          <w:color w:val="000000"/>
          <w:sz w:val="24"/>
          <w:szCs w:val="24"/>
        </w:rPr>
        <w:t xml:space="preserve"> </w:t>
      </w:r>
      <w:r w:rsidR="00CD49F0">
        <w:rPr>
          <w:rFonts w:ascii="Arial" w:eastAsia="Arial" w:hAnsi="Arial" w:cs="Arial"/>
          <w:color w:val="000000"/>
          <w:sz w:val="24"/>
          <w:szCs w:val="24"/>
        </w:rPr>
        <w:t xml:space="preserve">a investigação </w:t>
      </w:r>
      <w:r w:rsidRPr="0068691B">
        <w:rPr>
          <w:rFonts w:ascii="Arial" w:eastAsia="Arial" w:hAnsi="Arial" w:cs="Arial"/>
          <w:color w:val="000000"/>
          <w:sz w:val="24"/>
          <w:szCs w:val="24"/>
        </w:rPr>
        <w:t xml:space="preserve">atua em uma realidade </w:t>
      </w:r>
      <w:r w:rsidR="004C1785" w:rsidRPr="0068691B">
        <w:rPr>
          <w:rFonts w:ascii="Arial" w:eastAsia="Arial" w:hAnsi="Arial" w:cs="Arial"/>
          <w:color w:val="000000"/>
          <w:sz w:val="24"/>
          <w:szCs w:val="24"/>
        </w:rPr>
        <w:t>em constante processo de mutação</w:t>
      </w:r>
      <w:r w:rsidRPr="0068691B">
        <w:rPr>
          <w:rFonts w:ascii="Arial" w:eastAsia="Arial" w:hAnsi="Arial" w:cs="Arial"/>
          <w:color w:val="000000"/>
          <w:sz w:val="24"/>
          <w:szCs w:val="24"/>
        </w:rPr>
        <w:t>.</w:t>
      </w:r>
    </w:p>
    <w:p w14:paraId="0187D283" w14:textId="77777777" w:rsidR="00C54653" w:rsidRPr="0068691B" w:rsidRDefault="00C54653" w:rsidP="0068691B">
      <w:pPr>
        <w:spacing w:beforeLines="24" w:before="57" w:afterLines="24" w:after="57" w:line="360" w:lineRule="auto"/>
        <w:jc w:val="both"/>
        <w:rPr>
          <w:rFonts w:ascii="Arial" w:hAnsi="Arial" w:cs="Arial"/>
          <w:sz w:val="24"/>
          <w:szCs w:val="24"/>
        </w:rPr>
      </w:pPr>
    </w:p>
    <w:p w14:paraId="3F4AF422" w14:textId="70CFE9CD" w:rsidR="000327A2" w:rsidRPr="003A35C7" w:rsidRDefault="00C54653" w:rsidP="0068691B">
      <w:pPr>
        <w:spacing w:beforeLines="24" w:before="57" w:afterLines="24" w:after="57" w:line="360" w:lineRule="auto"/>
        <w:jc w:val="both"/>
        <w:rPr>
          <w:rFonts w:ascii="Arial" w:hAnsi="Arial" w:cs="Arial"/>
          <w:b/>
          <w:color w:val="FF0000"/>
          <w:sz w:val="24"/>
          <w:szCs w:val="24"/>
        </w:rPr>
      </w:pPr>
      <w:r w:rsidRPr="003A35C7">
        <w:rPr>
          <w:rFonts w:ascii="Arial" w:hAnsi="Arial" w:cs="Arial"/>
          <w:b/>
          <w:color w:val="FF0000"/>
          <w:sz w:val="24"/>
          <w:szCs w:val="24"/>
        </w:rPr>
        <w:t>&lt;Abrir Destaque&gt;</w:t>
      </w:r>
    </w:p>
    <w:p w14:paraId="4F0DD1A9" w14:textId="4E9BB8FD" w:rsidR="003A35C7" w:rsidRPr="003A35C7" w:rsidRDefault="003A35C7" w:rsidP="003A35C7">
      <w:pPr>
        <w:spacing w:beforeLines="24" w:before="57" w:afterLines="24" w:after="57" w:line="360" w:lineRule="auto"/>
        <w:jc w:val="both"/>
        <w:rPr>
          <w:rFonts w:ascii="Arial" w:hAnsi="Arial" w:cs="Arial"/>
          <w:color w:val="FF0000"/>
          <w:sz w:val="24"/>
          <w:szCs w:val="24"/>
        </w:rPr>
      </w:pPr>
      <w:r w:rsidRPr="003A35C7">
        <w:rPr>
          <w:rFonts w:ascii="Arial" w:eastAsia="Arial" w:hAnsi="Arial" w:cs="Arial"/>
          <w:color w:val="FF0000"/>
          <w:sz w:val="24"/>
          <w:szCs w:val="24"/>
        </w:rPr>
        <w:t>A equipe de investigação não pode considerar o planejamento uma perda de tempo e de recursos</w:t>
      </w:r>
      <w:r>
        <w:rPr>
          <w:rFonts w:ascii="Arial" w:eastAsia="Arial" w:hAnsi="Arial" w:cs="Arial"/>
          <w:color w:val="FF0000"/>
          <w:sz w:val="24"/>
          <w:szCs w:val="24"/>
        </w:rPr>
        <w:t>,</w:t>
      </w:r>
      <w:r w:rsidRPr="003A35C7">
        <w:rPr>
          <w:rFonts w:ascii="Arial" w:eastAsia="Arial" w:hAnsi="Arial" w:cs="Arial"/>
          <w:color w:val="FF0000"/>
          <w:sz w:val="24"/>
          <w:szCs w:val="24"/>
        </w:rPr>
        <w:t xml:space="preserve"> achando que o negócio é esperar pelo "andar da carruagem"</w:t>
      </w:r>
      <w:r w:rsidR="00C107A4">
        <w:rPr>
          <w:rFonts w:ascii="Arial" w:eastAsia="Arial" w:hAnsi="Arial" w:cs="Arial"/>
          <w:color w:val="FF0000"/>
          <w:sz w:val="24"/>
          <w:szCs w:val="24"/>
        </w:rPr>
        <w:t>,</w:t>
      </w:r>
      <w:r w:rsidRPr="003A35C7">
        <w:rPr>
          <w:rFonts w:ascii="Arial" w:eastAsia="Arial" w:hAnsi="Arial" w:cs="Arial"/>
          <w:color w:val="FF0000"/>
          <w:sz w:val="24"/>
          <w:szCs w:val="24"/>
        </w:rPr>
        <w:t xml:space="preserve"> que, na maioria das vezes, está vinculado à repercussão na mídia.</w:t>
      </w:r>
    </w:p>
    <w:p w14:paraId="73495A4D" w14:textId="601A2D7D" w:rsidR="00C54653" w:rsidRPr="003A35C7" w:rsidRDefault="00C54653" w:rsidP="0068691B">
      <w:pPr>
        <w:spacing w:beforeLines="24" w:before="57" w:afterLines="24" w:after="57" w:line="360" w:lineRule="auto"/>
        <w:jc w:val="both"/>
        <w:rPr>
          <w:rFonts w:ascii="Arial" w:hAnsi="Arial" w:cs="Arial"/>
          <w:b/>
          <w:color w:val="FF0000"/>
          <w:sz w:val="24"/>
          <w:szCs w:val="24"/>
        </w:rPr>
      </w:pPr>
      <w:r w:rsidRPr="003A35C7">
        <w:rPr>
          <w:rFonts w:ascii="Arial" w:hAnsi="Arial" w:cs="Arial"/>
          <w:b/>
          <w:color w:val="FF0000"/>
          <w:sz w:val="24"/>
          <w:szCs w:val="24"/>
        </w:rPr>
        <w:t>&lt;Fechar Destaque&gt;</w:t>
      </w:r>
    </w:p>
    <w:p w14:paraId="30E5CC6B" w14:textId="77777777" w:rsidR="000327A2" w:rsidRPr="0068691B" w:rsidRDefault="000327A2" w:rsidP="0068691B">
      <w:pPr>
        <w:spacing w:beforeLines="24" w:before="57" w:afterLines="24" w:after="57" w:line="360" w:lineRule="auto"/>
        <w:jc w:val="both"/>
        <w:rPr>
          <w:rFonts w:ascii="Arial" w:hAnsi="Arial" w:cs="Arial"/>
          <w:sz w:val="24"/>
          <w:szCs w:val="24"/>
        </w:rPr>
      </w:pPr>
    </w:p>
    <w:p w14:paraId="7AE0042D" w14:textId="191F461E"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 xml:space="preserve">Em especial no caso do estupro, não planejar </w:t>
      </w:r>
      <w:r w:rsidR="006A5DC0">
        <w:rPr>
          <w:rFonts w:ascii="Arial" w:eastAsia="Arial" w:hAnsi="Arial" w:cs="Arial"/>
          <w:color w:val="000000"/>
          <w:sz w:val="24"/>
          <w:szCs w:val="24"/>
        </w:rPr>
        <w:t xml:space="preserve">a investigação </w:t>
      </w:r>
      <w:r w:rsidR="003A35C7">
        <w:rPr>
          <w:rFonts w:ascii="Arial" w:eastAsia="Arial" w:hAnsi="Arial" w:cs="Arial"/>
          <w:color w:val="000000"/>
          <w:sz w:val="24"/>
          <w:szCs w:val="24"/>
        </w:rPr>
        <w:t>resulta em</w:t>
      </w:r>
      <w:r w:rsidRPr="0068691B">
        <w:rPr>
          <w:rFonts w:ascii="Arial" w:eastAsia="Arial" w:hAnsi="Arial" w:cs="Arial"/>
          <w:color w:val="000000"/>
          <w:sz w:val="24"/>
          <w:szCs w:val="24"/>
        </w:rPr>
        <w:t xml:space="preserve"> d</w:t>
      </w:r>
      <w:r w:rsidR="003A35C7">
        <w:rPr>
          <w:rFonts w:ascii="Arial" w:eastAsia="Arial" w:hAnsi="Arial" w:cs="Arial"/>
          <w:color w:val="000000"/>
          <w:sz w:val="24"/>
          <w:szCs w:val="24"/>
        </w:rPr>
        <w:t xml:space="preserve">iversos </w:t>
      </w:r>
      <w:r w:rsidRPr="0068691B">
        <w:rPr>
          <w:rFonts w:ascii="Arial" w:eastAsia="Arial" w:hAnsi="Arial" w:cs="Arial"/>
          <w:color w:val="000000"/>
          <w:sz w:val="24"/>
          <w:szCs w:val="24"/>
        </w:rPr>
        <w:t xml:space="preserve">casos não apurados que se tornam um legado à impunidade.  </w:t>
      </w:r>
    </w:p>
    <w:p w14:paraId="389E19DE" w14:textId="5FD1B85A" w:rsidR="00FC4147" w:rsidRDefault="003A35C7"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Contudo, n</w:t>
      </w:r>
      <w:r w:rsidR="001301C1" w:rsidRPr="0068691B">
        <w:rPr>
          <w:rFonts w:ascii="Arial" w:eastAsia="Arial" w:hAnsi="Arial" w:cs="Arial"/>
          <w:color w:val="000000"/>
          <w:sz w:val="24"/>
          <w:szCs w:val="24"/>
        </w:rPr>
        <w:t xml:space="preserve">ão basta fazer planos </w:t>
      </w:r>
      <w:r w:rsidR="00044415">
        <w:rPr>
          <w:rFonts w:ascii="Arial" w:eastAsia="Arial" w:hAnsi="Arial" w:cs="Arial"/>
          <w:color w:val="000000"/>
          <w:sz w:val="24"/>
          <w:szCs w:val="24"/>
        </w:rPr>
        <w:t xml:space="preserve">bem </w:t>
      </w:r>
      <w:r w:rsidR="001301C1" w:rsidRPr="0068691B">
        <w:rPr>
          <w:rFonts w:ascii="Arial" w:eastAsia="Arial" w:hAnsi="Arial" w:cs="Arial"/>
          <w:color w:val="000000"/>
          <w:sz w:val="24"/>
          <w:szCs w:val="24"/>
        </w:rPr>
        <w:t>elaborad</w:t>
      </w:r>
      <w:r w:rsidR="00044415">
        <w:rPr>
          <w:rFonts w:ascii="Arial" w:eastAsia="Arial" w:hAnsi="Arial" w:cs="Arial"/>
          <w:color w:val="000000"/>
          <w:sz w:val="24"/>
          <w:szCs w:val="24"/>
        </w:rPr>
        <w:t>os</w:t>
      </w:r>
      <w:r w:rsidR="001301C1" w:rsidRPr="0068691B">
        <w:rPr>
          <w:rFonts w:ascii="Arial" w:eastAsia="Arial" w:hAnsi="Arial" w:cs="Arial"/>
          <w:color w:val="000000"/>
          <w:sz w:val="24"/>
          <w:szCs w:val="24"/>
        </w:rPr>
        <w:t xml:space="preserve"> que não lev</w:t>
      </w:r>
      <w:r w:rsidR="006A5DC0">
        <w:rPr>
          <w:rFonts w:ascii="Arial" w:eastAsia="Arial" w:hAnsi="Arial" w:cs="Arial"/>
          <w:color w:val="000000"/>
          <w:sz w:val="24"/>
          <w:szCs w:val="24"/>
        </w:rPr>
        <w:t>e</w:t>
      </w:r>
      <w:r w:rsidR="001301C1" w:rsidRPr="0068691B">
        <w:rPr>
          <w:rFonts w:ascii="Arial" w:eastAsia="Arial" w:hAnsi="Arial" w:cs="Arial"/>
          <w:color w:val="000000"/>
          <w:sz w:val="24"/>
          <w:szCs w:val="24"/>
        </w:rPr>
        <w:t>m a lugar nenhum. A movimentação eficiente e eficaz da investigação criminal depende de três fatores</w:t>
      </w:r>
      <w:r>
        <w:rPr>
          <w:rFonts w:ascii="Arial" w:eastAsia="Arial" w:hAnsi="Arial" w:cs="Arial"/>
          <w:color w:val="000000"/>
          <w:sz w:val="24"/>
          <w:szCs w:val="24"/>
        </w:rPr>
        <w:t>. Veja</w:t>
      </w:r>
      <w:r w:rsidR="00116A56">
        <w:rPr>
          <w:rFonts w:ascii="Arial" w:eastAsia="Arial" w:hAnsi="Arial" w:cs="Arial"/>
          <w:color w:val="000000"/>
          <w:sz w:val="24"/>
          <w:szCs w:val="24"/>
        </w:rPr>
        <w:t>mos</w:t>
      </w:r>
      <w:r>
        <w:rPr>
          <w:rFonts w:ascii="Arial" w:eastAsia="Arial" w:hAnsi="Arial" w:cs="Arial"/>
          <w:color w:val="000000"/>
          <w:sz w:val="24"/>
          <w:szCs w:val="24"/>
        </w:rPr>
        <w:t xml:space="preserve"> na imagem a seguir.</w:t>
      </w:r>
      <w:r w:rsidR="001301C1" w:rsidRPr="0068691B">
        <w:rPr>
          <w:rFonts w:ascii="Arial" w:eastAsia="Arial" w:hAnsi="Arial" w:cs="Arial"/>
          <w:color w:val="000000"/>
          <w:sz w:val="24"/>
          <w:szCs w:val="24"/>
        </w:rPr>
        <w:t xml:space="preserve"> </w:t>
      </w:r>
    </w:p>
    <w:p w14:paraId="57DA086B" w14:textId="2BC2B1D4" w:rsidR="00116A56" w:rsidRPr="0068691B" w:rsidRDefault="00116A56" w:rsidP="0068691B">
      <w:pPr>
        <w:spacing w:beforeLines="24" w:before="57" w:afterLines="24" w:after="57" w:line="360" w:lineRule="auto"/>
        <w:jc w:val="both"/>
        <w:rPr>
          <w:rFonts w:ascii="Arial" w:eastAsia="Arial" w:hAnsi="Arial" w:cs="Arial"/>
          <w:color w:val="000000"/>
          <w:sz w:val="24"/>
          <w:szCs w:val="24"/>
        </w:rPr>
      </w:pPr>
      <w:commentRangeStart w:id="5"/>
      <w:commentRangeStart w:id="6"/>
      <w:r w:rsidRPr="00E81C66">
        <w:rPr>
          <w:rFonts w:ascii="Arial" w:eastAsia="Arial" w:hAnsi="Arial" w:cs="Arial"/>
          <w:noProof/>
          <w:color w:val="000000"/>
          <w:sz w:val="24"/>
          <w:szCs w:val="24"/>
        </w:rPr>
        <w:drawing>
          <wp:inline distT="0" distB="0" distL="0" distR="0" wp14:anchorId="672CE3FC" wp14:editId="7F8688E2">
            <wp:extent cx="5486400" cy="3200400"/>
            <wp:effectExtent l="0" t="0" r="0" b="0"/>
            <wp:docPr id="35" name="Diagrama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5"/>
      <w:r>
        <w:rPr>
          <w:rStyle w:val="Refdecomentrio"/>
        </w:rPr>
        <w:commentReference w:id="5"/>
      </w:r>
      <w:commentRangeEnd w:id="6"/>
      <w:r w:rsidR="00C1136F">
        <w:rPr>
          <w:rStyle w:val="Refdecomentrio"/>
        </w:rPr>
        <w:commentReference w:id="6"/>
      </w:r>
    </w:p>
    <w:p w14:paraId="5C1ACDD4" w14:textId="68FE22D7" w:rsidR="00044415" w:rsidRDefault="00D12335" w:rsidP="00E81C66">
      <w:pPr>
        <w:spacing w:beforeLines="24" w:before="57" w:afterLines="24" w:after="57" w:line="360" w:lineRule="auto"/>
        <w:rPr>
          <w:rFonts w:ascii="Arial" w:eastAsia="Times New Roman" w:hAnsi="Arial" w:cs="Arial"/>
          <w:color w:val="FF0000"/>
        </w:rPr>
      </w:pPr>
      <w:r>
        <w:rPr>
          <w:rFonts w:ascii="Arial" w:eastAsia="Times New Roman" w:hAnsi="Arial" w:cs="Arial"/>
          <w:b/>
          <w:color w:val="FF0000"/>
        </w:rPr>
        <w:t>Figura 3</w:t>
      </w:r>
      <w:r w:rsidR="00044415">
        <w:rPr>
          <w:rFonts w:ascii="Arial" w:eastAsia="Times New Roman" w:hAnsi="Arial" w:cs="Arial"/>
          <w:b/>
          <w:color w:val="FF0000"/>
        </w:rPr>
        <w:t>:</w:t>
      </w:r>
      <w:r w:rsidR="00044415">
        <w:rPr>
          <w:rFonts w:ascii="Arial" w:eastAsia="Times New Roman" w:hAnsi="Arial" w:cs="Arial"/>
          <w:color w:val="FF0000"/>
        </w:rPr>
        <w:t xml:space="preserve"> Movimentação de fatores que contribuem para eficácia da investigação.</w:t>
      </w:r>
      <w:r w:rsidR="00DB0710">
        <w:rPr>
          <w:rFonts w:ascii="Arial" w:eastAsia="Times New Roman" w:hAnsi="Arial" w:cs="Arial"/>
          <w:b/>
          <w:color w:val="FF0000"/>
        </w:rPr>
        <w:t xml:space="preserve"> </w:t>
      </w:r>
      <w:r w:rsidR="00044415">
        <w:rPr>
          <w:rFonts w:ascii="Arial" w:eastAsia="Times New Roman" w:hAnsi="Arial" w:cs="Arial"/>
          <w:b/>
          <w:color w:val="FF0000"/>
        </w:rPr>
        <w:t>Fonte:</w:t>
      </w:r>
      <w:r w:rsidR="00DB0710">
        <w:rPr>
          <w:rFonts w:ascii="Arial" w:eastAsia="Times New Roman" w:hAnsi="Arial" w:cs="Arial"/>
          <w:color w:val="FF0000"/>
        </w:rPr>
        <w:t xml:space="preserve"> </w:t>
      </w:r>
      <w:r w:rsidR="00044415">
        <w:rPr>
          <w:rFonts w:ascii="Arial" w:eastAsia="Times New Roman" w:hAnsi="Arial" w:cs="Arial"/>
          <w:color w:val="FF0000"/>
        </w:rPr>
        <w:t>labSEAD-UFSC (2019).</w:t>
      </w:r>
    </w:p>
    <w:p w14:paraId="01E4B70D" w14:textId="0B9A2B2B" w:rsidR="00B521F2" w:rsidRDefault="001A73E5" w:rsidP="00F10486">
      <w:pPr>
        <w:tabs>
          <w:tab w:val="left" w:pos="2490"/>
        </w:tabs>
        <w:spacing w:beforeLines="120" w:before="288" w:afterLines="120" w:after="288" w:line="360" w:lineRule="auto"/>
        <w:jc w:val="both"/>
        <w:rPr>
          <w:rFonts w:ascii="Arial" w:eastAsia="Arial" w:hAnsi="Arial" w:cs="Arial"/>
          <w:color w:val="auto"/>
          <w:sz w:val="24"/>
          <w:szCs w:val="24"/>
        </w:rPr>
      </w:pPr>
      <w:r>
        <w:rPr>
          <w:rFonts w:ascii="Arial" w:eastAsia="Arial" w:hAnsi="Arial" w:cs="Arial"/>
          <w:color w:val="auto"/>
          <w:sz w:val="24"/>
          <w:szCs w:val="24"/>
        </w:rPr>
        <w:lastRenderedPageBreak/>
        <w:t xml:space="preserve">Como </w:t>
      </w:r>
      <w:r w:rsidR="00116A56">
        <w:rPr>
          <w:rFonts w:ascii="Arial" w:eastAsia="Arial" w:hAnsi="Arial" w:cs="Arial"/>
          <w:color w:val="auto"/>
          <w:sz w:val="24"/>
          <w:szCs w:val="24"/>
        </w:rPr>
        <w:t>podemos observar</w:t>
      </w:r>
      <w:r w:rsidR="00AD6D6C">
        <w:rPr>
          <w:rFonts w:ascii="Arial" w:eastAsia="Arial" w:hAnsi="Arial" w:cs="Arial"/>
          <w:color w:val="auto"/>
          <w:sz w:val="24"/>
          <w:szCs w:val="24"/>
        </w:rPr>
        <w:t>,</w:t>
      </w:r>
      <w:r>
        <w:rPr>
          <w:rFonts w:ascii="Arial" w:eastAsia="Arial" w:hAnsi="Arial" w:cs="Arial"/>
          <w:color w:val="auto"/>
          <w:sz w:val="24"/>
          <w:szCs w:val="24"/>
        </w:rPr>
        <w:t xml:space="preserve"> há uma movimentação que contribui para a eficácia e efici</w:t>
      </w:r>
      <w:r w:rsidR="00116A56">
        <w:rPr>
          <w:rFonts w:ascii="Arial" w:eastAsia="Arial" w:hAnsi="Arial" w:cs="Arial"/>
          <w:color w:val="auto"/>
          <w:sz w:val="24"/>
          <w:szCs w:val="24"/>
        </w:rPr>
        <w:t>ê</w:t>
      </w:r>
      <w:r>
        <w:rPr>
          <w:rFonts w:ascii="Arial" w:eastAsia="Arial" w:hAnsi="Arial" w:cs="Arial"/>
          <w:color w:val="auto"/>
          <w:sz w:val="24"/>
          <w:szCs w:val="24"/>
        </w:rPr>
        <w:t>n</w:t>
      </w:r>
      <w:r w:rsidR="00116A56">
        <w:rPr>
          <w:rFonts w:ascii="Arial" w:eastAsia="Arial" w:hAnsi="Arial" w:cs="Arial"/>
          <w:color w:val="auto"/>
          <w:sz w:val="24"/>
          <w:szCs w:val="24"/>
        </w:rPr>
        <w:t>cia</w:t>
      </w:r>
      <w:r>
        <w:rPr>
          <w:rFonts w:ascii="Arial" w:eastAsia="Arial" w:hAnsi="Arial" w:cs="Arial"/>
          <w:color w:val="auto"/>
          <w:sz w:val="24"/>
          <w:szCs w:val="24"/>
        </w:rPr>
        <w:t xml:space="preserve"> do processo de investigação</w:t>
      </w:r>
      <w:r w:rsidR="00BA51B2">
        <w:rPr>
          <w:rFonts w:ascii="Arial" w:eastAsia="Arial" w:hAnsi="Arial" w:cs="Arial"/>
          <w:color w:val="auto"/>
          <w:sz w:val="24"/>
          <w:szCs w:val="24"/>
        </w:rPr>
        <w:t xml:space="preserve">, </w:t>
      </w:r>
      <w:r w:rsidR="00116A56">
        <w:rPr>
          <w:rFonts w:ascii="Arial" w:eastAsia="Arial" w:hAnsi="Arial" w:cs="Arial"/>
          <w:color w:val="auto"/>
          <w:sz w:val="24"/>
          <w:szCs w:val="24"/>
        </w:rPr>
        <w:t>já</w:t>
      </w:r>
      <w:r w:rsidR="00BA51B2">
        <w:rPr>
          <w:rFonts w:ascii="Arial" w:eastAsia="Arial" w:hAnsi="Arial" w:cs="Arial"/>
          <w:color w:val="auto"/>
          <w:sz w:val="24"/>
          <w:szCs w:val="24"/>
        </w:rPr>
        <w:t xml:space="preserve"> que</w:t>
      </w:r>
      <w:r w:rsidR="00AD6D6C">
        <w:rPr>
          <w:rFonts w:ascii="Arial" w:eastAsia="Arial" w:hAnsi="Arial" w:cs="Arial"/>
          <w:color w:val="auto"/>
          <w:sz w:val="24"/>
          <w:szCs w:val="24"/>
        </w:rPr>
        <w:t>,</w:t>
      </w:r>
      <w:r>
        <w:rPr>
          <w:rFonts w:ascii="Arial" w:eastAsia="Arial" w:hAnsi="Arial" w:cs="Arial"/>
          <w:color w:val="auto"/>
          <w:sz w:val="24"/>
          <w:szCs w:val="24"/>
        </w:rPr>
        <w:t xml:space="preserve"> c</w:t>
      </w:r>
      <w:r w:rsidR="001301C1" w:rsidRPr="00E81C66">
        <w:rPr>
          <w:rFonts w:ascii="Arial" w:eastAsia="Arial" w:hAnsi="Arial" w:cs="Arial"/>
          <w:color w:val="auto"/>
          <w:sz w:val="24"/>
          <w:szCs w:val="24"/>
        </w:rPr>
        <w:t>omo toda atividade humana, a investigação criminal deve escolher o caminho que a leve aos objetivos desejados</w:t>
      </w:r>
      <w:r>
        <w:rPr>
          <w:rFonts w:ascii="Arial" w:eastAsia="Arial" w:hAnsi="Arial" w:cs="Arial"/>
          <w:color w:val="auto"/>
          <w:sz w:val="24"/>
          <w:szCs w:val="24"/>
        </w:rPr>
        <w:t>. P</w:t>
      </w:r>
      <w:r w:rsidR="00724339" w:rsidRPr="00E81C66">
        <w:rPr>
          <w:rFonts w:ascii="Arial" w:eastAsia="Arial" w:hAnsi="Arial" w:cs="Arial"/>
          <w:color w:val="auto"/>
          <w:sz w:val="24"/>
          <w:szCs w:val="24"/>
        </w:rPr>
        <w:t>a</w:t>
      </w:r>
      <w:r w:rsidR="001301C1" w:rsidRPr="00E81C66">
        <w:rPr>
          <w:rFonts w:ascii="Arial" w:eastAsia="Arial" w:hAnsi="Arial" w:cs="Arial"/>
          <w:color w:val="auto"/>
          <w:sz w:val="24"/>
          <w:szCs w:val="24"/>
        </w:rPr>
        <w:t xml:space="preserve">ra isso, deve </w:t>
      </w:r>
      <w:r w:rsidR="00116A56">
        <w:rPr>
          <w:rFonts w:ascii="Arial" w:eastAsia="Arial" w:hAnsi="Arial" w:cs="Arial"/>
          <w:color w:val="auto"/>
          <w:sz w:val="24"/>
          <w:szCs w:val="24"/>
        </w:rPr>
        <w:t>possuir</w:t>
      </w:r>
      <w:r w:rsidR="001301C1" w:rsidRPr="00E81C66">
        <w:rPr>
          <w:rFonts w:ascii="Arial" w:eastAsia="Arial" w:hAnsi="Arial" w:cs="Arial"/>
          <w:color w:val="auto"/>
          <w:sz w:val="24"/>
          <w:szCs w:val="24"/>
        </w:rPr>
        <w:t xml:space="preserve"> como ponto de partida uma realidade conhecida e estudada.</w:t>
      </w:r>
    </w:p>
    <w:p w14:paraId="7A410FA6" w14:textId="77777777" w:rsidR="00B521F2" w:rsidRDefault="00B521F2" w:rsidP="00F10486">
      <w:pPr>
        <w:tabs>
          <w:tab w:val="left" w:pos="2490"/>
        </w:tabs>
        <w:spacing w:beforeLines="120" w:before="288" w:afterLines="120" w:after="288" w:line="360" w:lineRule="auto"/>
        <w:jc w:val="both"/>
        <w:rPr>
          <w:rFonts w:ascii="Arial" w:eastAsia="Arial" w:hAnsi="Arial" w:cs="Arial"/>
          <w:color w:val="auto"/>
          <w:sz w:val="24"/>
          <w:szCs w:val="24"/>
        </w:rPr>
      </w:pPr>
    </w:p>
    <w:p w14:paraId="20D3B307"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7487DEFE"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1B82B31B"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01DDDF7"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793EF62"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515349EF"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3482CAC"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2E6639B"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5B87EFBA"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90488D0"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E014205"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614E84F8" w14:textId="77777777" w:rsidR="00D84F6D" w:rsidRDefault="00D84F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14D90754"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64FAD6A4"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742D898F" w14:textId="77777777" w:rsidR="00A717CE" w:rsidRDefault="00A717CE"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6093179" w14:textId="77777777" w:rsidR="00F9206D" w:rsidRDefault="00F9206D" w:rsidP="00F10486">
      <w:pPr>
        <w:tabs>
          <w:tab w:val="left" w:pos="2490"/>
        </w:tabs>
        <w:spacing w:beforeLines="120" w:before="288" w:afterLines="120" w:after="288" w:line="360" w:lineRule="auto"/>
        <w:jc w:val="both"/>
        <w:rPr>
          <w:rFonts w:ascii="Arial" w:eastAsia="Arial" w:hAnsi="Arial" w:cs="Arial"/>
          <w:color w:val="auto"/>
          <w:sz w:val="24"/>
          <w:szCs w:val="24"/>
        </w:rPr>
      </w:pPr>
    </w:p>
    <w:p w14:paraId="015C14DC" w14:textId="3476B543" w:rsidR="00F10486" w:rsidRDefault="00F10486" w:rsidP="00F10486">
      <w:pPr>
        <w:tabs>
          <w:tab w:val="left" w:pos="2490"/>
        </w:tabs>
        <w:spacing w:beforeLines="120" w:before="288" w:afterLines="120" w:after="288"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lastRenderedPageBreak/>
        <w:t>&lt;H1&gt;</w:t>
      </w:r>
      <w:r w:rsidR="001301C1" w:rsidRPr="0068691B">
        <w:rPr>
          <w:rFonts w:ascii="Arial" w:eastAsia="Arial" w:hAnsi="Arial" w:cs="Arial"/>
          <w:b/>
          <w:sz w:val="24"/>
          <w:szCs w:val="24"/>
        </w:rPr>
        <w:t>Aula 2</w:t>
      </w:r>
      <w:r w:rsidR="00734E8F" w:rsidRPr="0068691B">
        <w:rPr>
          <w:rFonts w:ascii="Arial" w:eastAsia="Arial" w:hAnsi="Arial" w:cs="Arial"/>
          <w:b/>
          <w:sz w:val="24"/>
          <w:szCs w:val="24"/>
        </w:rPr>
        <w:t xml:space="preserve"> </w:t>
      </w:r>
      <w:r w:rsidR="006A5DC0">
        <w:rPr>
          <w:rFonts w:ascii="Arial" w:eastAsia="Arial" w:hAnsi="Arial" w:cs="Arial"/>
          <w:b/>
          <w:sz w:val="24"/>
          <w:szCs w:val="24"/>
        </w:rPr>
        <w:t>–</w:t>
      </w:r>
      <w:r w:rsidR="006A5DC0" w:rsidRPr="0068691B">
        <w:rPr>
          <w:rFonts w:ascii="Arial" w:eastAsia="Arial" w:hAnsi="Arial" w:cs="Arial"/>
          <w:b/>
          <w:sz w:val="24"/>
          <w:szCs w:val="24"/>
        </w:rPr>
        <w:t xml:space="preserve"> </w:t>
      </w:r>
      <w:r w:rsidR="001301C1" w:rsidRPr="0068691B">
        <w:rPr>
          <w:rFonts w:ascii="Arial" w:eastAsia="Arial" w:hAnsi="Arial" w:cs="Arial"/>
          <w:b/>
          <w:sz w:val="24"/>
          <w:szCs w:val="24"/>
        </w:rPr>
        <w:t>Elaboração de um cronograma de trabalho</w:t>
      </w:r>
      <w:r>
        <w:rPr>
          <w:rFonts w:ascii="Arial" w:eastAsia="Arial" w:hAnsi="Arial" w:cs="Arial"/>
          <w:b/>
          <w:sz w:val="24"/>
          <w:szCs w:val="24"/>
          <w:shd w:val="clear" w:color="auto" w:fill="4A86E8"/>
        </w:rPr>
        <w:t>&lt;H1/&gt;</w:t>
      </w:r>
    </w:p>
    <w:p w14:paraId="1F5D4F71" w14:textId="77777777" w:rsidR="00CA0A09" w:rsidRDefault="00CA0A09" w:rsidP="00F10486">
      <w:pPr>
        <w:tabs>
          <w:tab w:val="left" w:pos="2490"/>
        </w:tabs>
        <w:spacing w:beforeLines="120" w:before="288" w:afterLines="120" w:after="288" w:line="360" w:lineRule="auto"/>
        <w:jc w:val="both"/>
        <w:rPr>
          <w:rFonts w:ascii="Arial" w:hAnsi="Arial" w:cs="Arial"/>
          <w:sz w:val="24"/>
          <w:szCs w:val="24"/>
        </w:rPr>
      </w:pPr>
    </w:p>
    <w:p w14:paraId="4498F9E3" w14:textId="77777777" w:rsidR="00F10486"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 xml:space="preserve"> </w:t>
      </w:r>
      <w:r>
        <w:rPr>
          <w:rFonts w:ascii="Arial" w:eastAsia="Times New Roman" w:hAnsi="Arial" w:cs="Arial"/>
          <w:b/>
          <w:sz w:val="24"/>
          <w:szCs w:val="24"/>
        </w:rPr>
        <w:t>Contextualizando...</w:t>
      </w:r>
      <w:r>
        <w:rPr>
          <w:rFonts w:ascii="Arial" w:eastAsia="Arial" w:hAnsi="Arial" w:cs="Arial"/>
          <w:b/>
          <w:sz w:val="24"/>
          <w:szCs w:val="24"/>
          <w:shd w:val="clear" w:color="auto" w:fill="4A86E8"/>
        </w:rPr>
        <w:t xml:space="preserve"> &lt;H2/&gt;</w:t>
      </w:r>
    </w:p>
    <w:p w14:paraId="6CB59A5C" w14:textId="49149E5C" w:rsidR="005E5608" w:rsidRPr="00E81C66" w:rsidRDefault="005E5608" w:rsidP="005E5608">
      <w:pPr>
        <w:tabs>
          <w:tab w:val="left" w:pos="2490"/>
        </w:tabs>
        <w:spacing w:beforeLines="24" w:before="57" w:afterLines="24" w:after="57" w:line="360" w:lineRule="auto"/>
        <w:jc w:val="both"/>
        <w:rPr>
          <w:rFonts w:ascii="Arial" w:hAnsi="Arial" w:cs="Arial"/>
          <w:color w:val="auto"/>
          <w:sz w:val="24"/>
          <w:szCs w:val="24"/>
        </w:rPr>
      </w:pPr>
      <w:r w:rsidRPr="0068691B">
        <w:rPr>
          <w:rFonts w:ascii="Arial" w:eastAsia="Arial" w:hAnsi="Arial" w:cs="Arial"/>
          <w:sz w:val="24"/>
          <w:szCs w:val="24"/>
        </w:rPr>
        <w:t xml:space="preserve">O planejamento da investigação de estupro visa definir a estratégia </w:t>
      </w:r>
      <w:r w:rsidRPr="00E81C66">
        <w:rPr>
          <w:rFonts w:ascii="Arial" w:eastAsia="Arial" w:hAnsi="Arial" w:cs="Arial"/>
          <w:color w:val="auto"/>
          <w:sz w:val="24"/>
          <w:szCs w:val="24"/>
        </w:rPr>
        <w:t>metodológica que será adotada</w:t>
      </w:r>
      <w:r w:rsidR="00D50083">
        <w:rPr>
          <w:rFonts w:ascii="Arial" w:eastAsia="Arial" w:hAnsi="Arial" w:cs="Arial"/>
          <w:color w:val="auto"/>
          <w:sz w:val="24"/>
          <w:szCs w:val="24"/>
        </w:rPr>
        <w:t>,</w:t>
      </w:r>
      <w:r w:rsidR="00116A56">
        <w:rPr>
          <w:rFonts w:ascii="Arial" w:eastAsia="Arial" w:hAnsi="Arial" w:cs="Arial"/>
          <w:color w:val="auto"/>
          <w:sz w:val="24"/>
          <w:szCs w:val="24"/>
        </w:rPr>
        <w:t xml:space="preserve"> além d</w:t>
      </w:r>
      <w:r w:rsidRPr="00E81C66">
        <w:rPr>
          <w:rFonts w:ascii="Arial" w:eastAsia="Arial" w:hAnsi="Arial" w:cs="Arial"/>
          <w:color w:val="auto"/>
          <w:sz w:val="24"/>
          <w:szCs w:val="24"/>
        </w:rPr>
        <w:t>e estimar os recursos, os custos e o prazo necessário para sua realização. Especialmente, es</w:t>
      </w:r>
      <w:r w:rsidR="00D50083">
        <w:rPr>
          <w:rFonts w:ascii="Arial" w:eastAsia="Arial" w:hAnsi="Arial" w:cs="Arial"/>
          <w:color w:val="auto"/>
          <w:sz w:val="24"/>
          <w:szCs w:val="24"/>
        </w:rPr>
        <w:t>s</w:t>
      </w:r>
      <w:r w:rsidRPr="00E81C66">
        <w:rPr>
          <w:rFonts w:ascii="Arial" w:eastAsia="Arial" w:hAnsi="Arial" w:cs="Arial"/>
          <w:color w:val="auto"/>
          <w:sz w:val="24"/>
          <w:szCs w:val="24"/>
        </w:rPr>
        <w:t>e processo procura delimitar os objetivos e o escopo da investigação, levando em consideração a natureza do tipo penal e as evidências necessárias para formação da prova. É certo que a investigação do crime de estupro nem sempre se depara com informações suficientes para uma previsão temporal segura, mas a</w:t>
      </w:r>
      <w:r w:rsidR="005653F6">
        <w:rPr>
          <w:rFonts w:ascii="Arial" w:eastAsia="Arial" w:hAnsi="Arial" w:cs="Arial"/>
          <w:color w:val="auto"/>
          <w:sz w:val="24"/>
          <w:szCs w:val="24"/>
        </w:rPr>
        <w:t>s</w:t>
      </w:r>
      <w:r w:rsidRPr="00E81C66">
        <w:rPr>
          <w:rFonts w:ascii="Arial" w:eastAsia="Arial" w:hAnsi="Arial" w:cs="Arial"/>
          <w:color w:val="auto"/>
          <w:sz w:val="24"/>
          <w:szCs w:val="24"/>
        </w:rPr>
        <w:t xml:space="preserve"> existente</w:t>
      </w:r>
      <w:r w:rsidR="005653F6">
        <w:rPr>
          <w:rFonts w:ascii="Arial" w:eastAsia="Arial" w:hAnsi="Arial" w:cs="Arial"/>
          <w:color w:val="auto"/>
          <w:sz w:val="24"/>
          <w:szCs w:val="24"/>
        </w:rPr>
        <w:t>s permitirão</w:t>
      </w:r>
      <w:r w:rsidRPr="00E81C66">
        <w:rPr>
          <w:rFonts w:ascii="Arial" w:eastAsia="Arial" w:hAnsi="Arial" w:cs="Arial"/>
          <w:color w:val="auto"/>
          <w:sz w:val="24"/>
          <w:szCs w:val="24"/>
        </w:rPr>
        <w:t xml:space="preserve"> a elaboração de um cronograma mínimo para as ações do procedimento.</w:t>
      </w:r>
    </w:p>
    <w:p w14:paraId="040408B3" w14:textId="4D4631E1" w:rsidR="005E5608" w:rsidRPr="0068691B" w:rsidRDefault="005E5608" w:rsidP="005E5608">
      <w:pPr>
        <w:tabs>
          <w:tab w:val="left" w:pos="2490"/>
        </w:tabs>
        <w:spacing w:beforeLines="24" w:before="57" w:afterLines="24" w:after="57" w:line="360" w:lineRule="auto"/>
        <w:jc w:val="both"/>
        <w:rPr>
          <w:rFonts w:ascii="Arial" w:hAnsi="Arial" w:cs="Arial"/>
          <w:color w:val="00B050"/>
          <w:sz w:val="24"/>
          <w:szCs w:val="24"/>
        </w:rPr>
      </w:pPr>
      <w:r w:rsidRPr="00E81C66">
        <w:rPr>
          <w:rFonts w:ascii="Arial" w:hAnsi="Arial" w:cs="Arial"/>
          <w:color w:val="auto"/>
          <w:sz w:val="24"/>
          <w:szCs w:val="24"/>
        </w:rPr>
        <w:t xml:space="preserve">Assim, </w:t>
      </w:r>
      <w:r w:rsidRPr="00E81C66">
        <w:rPr>
          <w:rFonts w:ascii="Arial" w:eastAsia="Arial" w:hAnsi="Arial" w:cs="Arial"/>
          <w:color w:val="auto"/>
          <w:sz w:val="24"/>
          <w:szCs w:val="24"/>
        </w:rPr>
        <w:t>a</w:t>
      </w:r>
      <w:r w:rsidRPr="0068691B">
        <w:rPr>
          <w:rFonts w:ascii="Arial" w:eastAsia="Arial" w:hAnsi="Arial" w:cs="Arial"/>
          <w:sz w:val="24"/>
          <w:szCs w:val="24"/>
        </w:rPr>
        <w:t xml:space="preserve"> equipe </w:t>
      </w:r>
      <w:r w:rsidR="00116A56">
        <w:rPr>
          <w:rFonts w:ascii="Arial" w:eastAsia="Arial" w:hAnsi="Arial" w:cs="Arial"/>
          <w:sz w:val="24"/>
          <w:szCs w:val="24"/>
        </w:rPr>
        <w:t xml:space="preserve">de investigação </w:t>
      </w:r>
      <w:r w:rsidRPr="0068691B">
        <w:rPr>
          <w:rFonts w:ascii="Arial" w:eastAsia="Arial" w:hAnsi="Arial" w:cs="Arial"/>
          <w:sz w:val="24"/>
          <w:szCs w:val="24"/>
        </w:rPr>
        <w:t>deve elaborar um cronograma mínimo contendo as tarefas e o prazo da execução, valendo-se das informações colhidas pela equipe do primeiro atendimento na cena do crime e pelos peritos e legistas.</w:t>
      </w:r>
      <w:r>
        <w:rPr>
          <w:rFonts w:ascii="Arial" w:eastAsia="Arial" w:hAnsi="Arial" w:cs="Arial"/>
          <w:sz w:val="24"/>
          <w:szCs w:val="24"/>
        </w:rPr>
        <w:t xml:space="preserve"> A partir desta aula, vamos conhecer como um investigador criminal pode elaborar um cronograma eficiente e eficaz para sua equipe no processo de investigação.</w:t>
      </w:r>
    </w:p>
    <w:p w14:paraId="3E7EA4D2" w14:textId="77777777" w:rsidR="00F10486" w:rsidRPr="009372E1"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p>
    <w:p w14:paraId="3BC2E2AC" w14:textId="406D9DAB" w:rsidR="00F10486" w:rsidRPr="009372E1"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Times New Roman" w:hAnsi="Arial" w:cs="Arial"/>
          <w:b/>
          <w:sz w:val="24"/>
          <w:szCs w:val="24"/>
        </w:rPr>
        <w:t>Elaborando um cronograma</w:t>
      </w:r>
      <w:r>
        <w:rPr>
          <w:rFonts w:ascii="Arial" w:eastAsia="Arial" w:hAnsi="Arial" w:cs="Arial"/>
          <w:b/>
          <w:sz w:val="24"/>
          <w:szCs w:val="24"/>
          <w:shd w:val="clear" w:color="auto" w:fill="4A86E8"/>
        </w:rPr>
        <w:t xml:space="preserve"> &lt;H2/&gt;</w:t>
      </w:r>
    </w:p>
    <w:p w14:paraId="6C1070F9"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638ED957" w14:textId="370C1327" w:rsidR="000327A2" w:rsidRPr="0068691B" w:rsidRDefault="005E5608" w:rsidP="0068691B">
      <w:pPr>
        <w:tabs>
          <w:tab w:val="left" w:pos="2490"/>
        </w:tabs>
        <w:spacing w:beforeLines="24" w:before="57" w:afterLines="24" w:after="57" w:line="360" w:lineRule="auto"/>
        <w:jc w:val="both"/>
        <w:rPr>
          <w:rFonts w:ascii="Arial" w:hAnsi="Arial" w:cs="Arial"/>
          <w:sz w:val="24"/>
          <w:szCs w:val="24"/>
        </w:rPr>
      </w:pPr>
      <w:bookmarkStart w:id="7" w:name="_Hlk504519131"/>
      <w:r>
        <w:rPr>
          <w:rFonts w:ascii="Arial" w:eastAsia="Arial" w:hAnsi="Arial" w:cs="Arial"/>
          <w:sz w:val="24"/>
          <w:szCs w:val="24"/>
        </w:rPr>
        <w:t>Criar um</w:t>
      </w:r>
      <w:r w:rsidR="001301C1" w:rsidRPr="0068691B">
        <w:rPr>
          <w:rFonts w:ascii="Arial" w:eastAsia="Arial" w:hAnsi="Arial" w:cs="Arial"/>
          <w:sz w:val="24"/>
          <w:szCs w:val="24"/>
        </w:rPr>
        <w:t xml:space="preserve"> cronograma</w:t>
      </w:r>
      <w:r>
        <w:rPr>
          <w:rFonts w:ascii="Arial" w:eastAsia="Arial" w:hAnsi="Arial" w:cs="Arial"/>
          <w:sz w:val="24"/>
          <w:szCs w:val="24"/>
        </w:rPr>
        <w:t xml:space="preserve"> para o processo de investigação criminal </w:t>
      </w:r>
      <w:r w:rsidR="001301C1" w:rsidRPr="0068691B">
        <w:rPr>
          <w:rFonts w:ascii="Arial" w:eastAsia="Arial" w:hAnsi="Arial" w:cs="Arial"/>
          <w:sz w:val="24"/>
          <w:szCs w:val="24"/>
        </w:rPr>
        <w:t xml:space="preserve">permite a organização das tarefas e a alocação de </w:t>
      </w:r>
      <w:r w:rsidR="006C77FC" w:rsidRPr="0068691B">
        <w:rPr>
          <w:rFonts w:ascii="Arial" w:eastAsia="Arial" w:hAnsi="Arial" w:cs="Arial"/>
          <w:sz w:val="24"/>
          <w:szCs w:val="24"/>
        </w:rPr>
        <w:t xml:space="preserve">recursos </w:t>
      </w:r>
      <w:r w:rsidR="001301C1" w:rsidRPr="0068691B">
        <w:rPr>
          <w:rFonts w:ascii="Arial" w:eastAsia="Arial" w:hAnsi="Arial" w:cs="Arial"/>
          <w:sz w:val="24"/>
          <w:szCs w:val="24"/>
        </w:rPr>
        <w:t xml:space="preserve">de acordo com as demandas.  </w:t>
      </w:r>
    </w:p>
    <w:bookmarkEnd w:id="7"/>
    <w:p w14:paraId="57889F6C" w14:textId="68362E6B" w:rsidR="000327A2" w:rsidRPr="0068691B" w:rsidRDefault="001301C1"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Para o bom resultado da investigação</w:t>
      </w:r>
      <w:r w:rsidR="00D50083">
        <w:rPr>
          <w:rFonts w:ascii="Arial" w:eastAsia="Arial" w:hAnsi="Arial" w:cs="Arial"/>
          <w:sz w:val="24"/>
          <w:szCs w:val="24"/>
        </w:rPr>
        <w:t>,</w:t>
      </w:r>
      <w:r w:rsidRPr="0068691B">
        <w:rPr>
          <w:rFonts w:ascii="Arial" w:eastAsia="Arial" w:hAnsi="Arial" w:cs="Arial"/>
          <w:sz w:val="24"/>
          <w:szCs w:val="24"/>
        </w:rPr>
        <w:t xml:space="preserve"> é recomendável que toda a equipe participe de cada etapa da elaboração do planejamento, possibilitando que todos formem um entendimento comum sobre a investigação. </w:t>
      </w:r>
    </w:p>
    <w:p w14:paraId="2F58EA0C" w14:textId="77777777" w:rsidR="000327A2" w:rsidRDefault="000327A2" w:rsidP="0068691B">
      <w:pPr>
        <w:tabs>
          <w:tab w:val="left" w:pos="2490"/>
        </w:tabs>
        <w:spacing w:beforeLines="24" w:before="57" w:afterLines="24" w:after="57" w:line="360" w:lineRule="auto"/>
        <w:jc w:val="both"/>
        <w:rPr>
          <w:rFonts w:ascii="Arial" w:eastAsia="Arial" w:hAnsi="Arial" w:cs="Arial"/>
          <w:sz w:val="24"/>
          <w:szCs w:val="24"/>
        </w:rPr>
      </w:pPr>
    </w:p>
    <w:p w14:paraId="0D9F5381" w14:textId="78D5910C" w:rsidR="005C559F" w:rsidRPr="005C559F" w:rsidRDefault="005C559F" w:rsidP="0068691B">
      <w:pPr>
        <w:tabs>
          <w:tab w:val="left" w:pos="2490"/>
        </w:tabs>
        <w:spacing w:beforeLines="24" w:before="57" w:afterLines="24" w:after="57" w:line="360" w:lineRule="auto"/>
        <w:jc w:val="both"/>
        <w:rPr>
          <w:rFonts w:ascii="Arial" w:eastAsia="Arial" w:hAnsi="Arial" w:cs="Arial"/>
          <w:b/>
          <w:color w:val="FF0000"/>
          <w:sz w:val="24"/>
          <w:szCs w:val="24"/>
        </w:rPr>
      </w:pPr>
      <w:r w:rsidRPr="005C559F">
        <w:rPr>
          <w:rFonts w:ascii="Arial" w:eastAsia="Arial" w:hAnsi="Arial" w:cs="Arial"/>
          <w:b/>
          <w:color w:val="FF0000"/>
          <w:sz w:val="24"/>
          <w:szCs w:val="24"/>
        </w:rPr>
        <w:t>&lt;Abrir Destaque&gt;</w:t>
      </w:r>
    </w:p>
    <w:p w14:paraId="763A4AD9" w14:textId="59BD7632" w:rsidR="005C559F" w:rsidRPr="005C559F" w:rsidRDefault="005C559F" w:rsidP="005C559F">
      <w:pPr>
        <w:tabs>
          <w:tab w:val="left" w:pos="2490"/>
        </w:tabs>
        <w:spacing w:beforeLines="24" w:before="57" w:afterLines="24" w:after="57" w:line="360" w:lineRule="auto"/>
        <w:jc w:val="both"/>
        <w:rPr>
          <w:rFonts w:ascii="Arial" w:hAnsi="Arial" w:cs="Arial"/>
          <w:color w:val="FF0000"/>
          <w:sz w:val="24"/>
          <w:szCs w:val="24"/>
        </w:rPr>
      </w:pPr>
      <w:r w:rsidRPr="005C559F">
        <w:rPr>
          <w:rFonts w:ascii="Arial" w:eastAsia="Arial" w:hAnsi="Arial" w:cs="Arial"/>
          <w:color w:val="FF0000"/>
          <w:sz w:val="24"/>
          <w:szCs w:val="24"/>
        </w:rPr>
        <w:t xml:space="preserve">É importante que a equipe acompanhe o desenvolvimento do cronograma e </w:t>
      </w:r>
      <w:r w:rsidR="00CA0A09">
        <w:rPr>
          <w:rFonts w:ascii="Arial" w:eastAsia="Arial" w:hAnsi="Arial" w:cs="Arial"/>
          <w:color w:val="FF0000"/>
          <w:sz w:val="24"/>
          <w:szCs w:val="24"/>
        </w:rPr>
        <w:t>com</w:t>
      </w:r>
      <w:r w:rsidRPr="005C559F">
        <w:rPr>
          <w:rFonts w:ascii="Arial" w:eastAsia="Arial" w:hAnsi="Arial" w:cs="Arial"/>
          <w:color w:val="FF0000"/>
          <w:sz w:val="24"/>
          <w:szCs w:val="24"/>
        </w:rPr>
        <w:t>partilhe cada informação levantada</w:t>
      </w:r>
      <w:r w:rsidR="00F9206D">
        <w:rPr>
          <w:rFonts w:ascii="Arial" w:eastAsia="Arial" w:hAnsi="Arial" w:cs="Arial"/>
          <w:color w:val="FF0000"/>
          <w:sz w:val="24"/>
          <w:szCs w:val="24"/>
        </w:rPr>
        <w:t xml:space="preserve"> para manter um padrão de comunicação</w:t>
      </w:r>
      <w:r w:rsidRPr="005C559F">
        <w:rPr>
          <w:rFonts w:ascii="Arial" w:eastAsia="Arial" w:hAnsi="Arial" w:cs="Arial"/>
          <w:color w:val="FF0000"/>
          <w:sz w:val="24"/>
          <w:szCs w:val="24"/>
        </w:rPr>
        <w:t>.</w:t>
      </w:r>
    </w:p>
    <w:p w14:paraId="34534046" w14:textId="342A6E79" w:rsidR="005C559F" w:rsidRPr="005C559F" w:rsidRDefault="005C559F" w:rsidP="0068691B">
      <w:pPr>
        <w:tabs>
          <w:tab w:val="left" w:pos="2490"/>
        </w:tabs>
        <w:spacing w:beforeLines="24" w:before="57" w:afterLines="24" w:after="57" w:line="360" w:lineRule="auto"/>
        <w:jc w:val="both"/>
        <w:rPr>
          <w:rFonts w:ascii="Arial" w:eastAsia="Arial" w:hAnsi="Arial" w:cs="Arial"/>
          <w:b/>
          <w:color w:val="FF0000"/>
          <w:sz w:val="24"/>
          <w:szCs w:val="24"/>
        </w:rPr>
      </w:pPr>
      <w:r w:rsidRPr="005C559F">
        <w:rPr>
          <w:rFonts w:ascii="Arial" w:eastAsia="Arial" w:hAnsi="Arial" w:cs="Arial"/>
          <w:b/>
          <w:color w:val="FF0000"/>
          <w:sz w:val="24"/>
          <w:szCs w:val="24"/>
        </w:rPr>
        <w:t>&lt;Fechar Destaque&gt;</w:t>
      </w:r>
    </w:p>
    <w:p w14:paraId="311F1E4F"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11DA8934" w14:textId="4D923BAF" w:rsidR="000327A2" w:rsidRDefault="001301C1"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lastRenderedPageBreak/>
        <w:t xml:space="preserve">Uma boa estratégia </w:t>
      </w:r>
      <w:r w:rsidR="0093667D">
        <w:rPr>
          <w:rFonts w:ascii="Arial" w:eastAsia="Arial" w:hAnsi="Arial" w:cs="Arial"/>
          <w:sz w:val="24"/>
          <w:szCs w:val="24"/>
        </w:rPr>
        <w:t xml:space="preserve">para elaboração em equipe </w:t>
      </w:r>
      <w:r w:rsidRPr="0068691B">
        <w:rPr>
          <w:rFonts w:ascii="Arial" w:eastAsia="Arial" w:hAnsi="Arial" w:cs="Arial"/>
          <w:sz w:val="24"/>
          <w:szCs w:val="24"/>
        </w:rPr>
        <w:t>é a realização de reuniões curtas e periódicas</w:t>
      </w:r>
      <w:r w:rsidR="00D50083">
        <w:rPr>
          <w:rFonts w:ascii="Arial" w:eastAsia="Arial" w:hAnsi="Arial" w:cs="Arial"/>
          <w:sz w:val="24"/>
          <w:szCs w:val="24"/>
        </w:rPr>
        <w:t>,</w:t>
      </w:r>
      <w:r w:rsidRPr="0068691B">
        <w:rPr>
          <w:rFonts w:ascii="Arial" w:eastAsia="Arial" w:hAnsi="Arial" w:cs="Arial"/>
          <w:sz w:val="24"/>
          <w:szCs w:val="24"/>
        </w:rPr>
        <w:t xml:space="preserve"> </w:t>
      </w:r>
      <w:r w:rsidR="008615C1" w:rsidRPr="0068691B">
        <w:rPr>
          <w:rFonts w:ascii="Arial" w:eastAsia="Arial" w:hAnsi="Arial" w:cs="Arial"/>
          <w:sz w:val="24"/>
          <w:szCs w:val="24"/>
        </w:rPr>
        <w:t xml:space="preserve">que servirão como </w:t>
      </w:r>
      <w:r w:rsidR="008615C1" w:rsidRPr="0068691B">
        <w:rPr>
          <w:rFonts w:ascii="Arial" w:eastAsia="Arial" w:hAnsi="Arial" w:cs="Arial"/>
          <w:b/>
          <w:sz w:val="24"/>
          <w:szCs w:val="24"/>
        </w:rPr>
        <w:t>ponto de controle</w:t>
      </w:r>
      <w:r w:rsidR="008615C1" w:rsidRPr="0068691B">
        <w:rPr>
          <w:rFonts w:ascii="Arial" w:eastAsia="Arial" w:hAnsi="Arial" w:cs="Arial"/>
          <w:sz w:val="24"/>
          <w:szCs w:val="24"/>
        </w:rPr>
        <w:t xml:space="preserve"> </w:t>
      </w:r>
      <w:r w:rsidRPr="0068691B">
        <w:rPr>
          <w:rFonts w:ascii="Arial" w:eastAsia="Arial" w:hAnsi="Arial" w:cs="Arial"/>
          <w:sz w:val="24"/>
          <w:szCs w:val="24"/>
        </w:rPr>
        <w:t>para que todos sejam mantidos informados e alinhados com</w:t>
      </w:r>
      <w:r w:rsidR="001E768B" w:rsidRPr="0068691B">
        <w:rPr>
          <w:rFonts w:ascii="Arial" w:eastAsia="Arial" w:hAnsi="Arial" w:cs="Arial"/>
          <w:sz w:val="24"/>
          <w:szCs w:val="24"/>
        </w:rPr>
        <w:t xml:space="preserve"> as estratégias de ação</w:t>
      </w:r>
      <w:r w:rsidR="0093667D">
        <w:rPr>
          <w:rFonts w:ascii="Arial" w:eastAsia="Arial" w:hAnsi="Arial" w:cs="Arial"/>
          <w:sz w:val="24"/>
          <w:szCs w:val="24"/>
        </w:rPr>
        <w:t xml:space="preserve">, </w:t>
      </w:r>
      <w:r w:rsidRPr="0068691B">
        <w:rPr>
          <w:rFonts w:ascii="Arial" w:eastAsia="Arial" w:hAnsi="Arial" w:cs="Arial"/>
          <w:sz w:val="24"/>
          <w:szCs w:val="24"/>
        </w:rPr>
        <w:t xml:space="preserve">buscando solucionar os problemas </w:t>
      </w:r>
      <w:r w:rsidR="00DE18CF">
        <w:rPr>
          <w:rFonts w:ascii="Arial" w:eastAsia="Arial" w:hAnsi="Arial" w:cs="Arial"/>
          <w:sz w:val="24"/>
          <w:szCs w:val="24"/>
        </w:rPr>
        <w:t>que surgirem</w:t>
      </w:r>
      <w:r w:rsidR="001E768B" w:rsidRPr="0068691B">
        <w:rPr>
          <w:rFonts w:ascii="Arial" w:eastAsia="Arial" w:hAnsi="Arial" w:cs="Arial"/>
          <w:sz w:val="24"/>
          <w:szCs w:val="24"/>
        </w:rPr>
        <w:t>, avaliar resultados e planejar realinhamentos necessários</w:t>
      </w:r>
      <w:r w:rsidRPr="0068691B">
        <w:rPr>
          <w:rFonts w:ascii="Arial" w:eastAsia="Arial" w:hAnsi="Arial" w:cs="Arial"/>
          <w:sz w:val="24"/>
          <w:szCs w:val="24"/>
        </w:rPr>
        <w:t xml:space="preserve">. </w:t>
      </w:r>
    </w:p>
    <w:p w14:paraId="79D4E910" w14:textId="77777777" w:rsidR="005653F6" w:rsidRDefault="005653F6" w:rsidP="0068691B">
      <w:pPr>
        <w:tabs>
          <w:tab w:val="left" w:pos="2490"/>
        </w:tabs>
        <w:spacing w:beforeLines="24" w:before="57" w:afterLines="24" w:after="57" w:line="360" w:lineRule="auto"/>
        <w:jc w:val="both"/>
        <w:rPr>
          <w:rFonts w:ascii="Arial" w:eastAsia="Arial" w:hAnsi="Arial" w:cs="Arial"/>
          <w:sz w:val="24"/>
          <w:szCs w:val="24"/>
        </w:rPr>
      </w:pPr>
    </w:p>
    <w:p w14:paraId="65A0A54D" w14:textId="57CA2FBF" w:rsidR="005653F6" w:rsidRDefault="005653F6" w:rsidP="00E81C66">
      <w:pPr>
        <w:tabs>
          <w:tab w:val="left" w:pos="2490"/>
        </w:tabs>
        <w:spacing w:beforeLines="24" w:before="57" w:afterLines="24" w:after="57" w:line="360" w:lineRule="auto"/>
        <w:jc w:val="center"/>
        <w:rPr>
          <w:rFonts w:ascii="Arial" w:eastAsia="Arial" w:hAnsi="Arial" w:cs="Arial"/>
          <w:sz w:val="24"/>
          <w:szCs w:val="24"/>
        </w:rPr>
      </w:pPr>
      <w:commentRangeStart w:id="8"/>
      <w:commentRangeStart w:id="9"/>
      <w:r>
        <w:rPr>
          <w:noProof/>
        </w:rPr>
        <w:drawing>
          <wp:inline distT="0" distB="0" distL="0" distR="0" wp14:anchorId="02968D94" wp14:editId="3D49B63A">
            <wp:extent cx="4705350" cy="3293746"/>
            <wp:effectExtent l="0" t="0" r="0" b="1905"/>
            <wp:docPr id="29" name="Imagem 29" descr="Business People Meeting Design Ideas Concept. business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People Meeting Design Ideas Concept. business plann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113" cy="3299180"/>
                    </a:xfrm>
                    <a:prstGeom prst="rect">
                      <a:avLst/>
                    </a:prstGeom>
                    <a:noFill/>
                    <a:ln>
                      <a:noFill/>
                    </a:ln>
                  </pic:spPr>
                </pic:pic>
              </a:graphicData>
            </a:graphic>
          </wp:inline>
        </w:drawing>
      </w:r>
      <w:commentRangeEnd w:id="8"/>
      <w:r>
        <w:rPr>
          <w:rStyle w:val="Refdecomentrio"/>
        </w:rPr>
        <w:commentReference w:id="8"/>
      </w:r>
      <w:commentRangeEnd w:id="9"/>
      <w:r w:rsidR="008B6008">
        <w:rPr>
          <w:rStyle w:val="Refdecomentrio"/>
        </w:rPr>
        <w:commentReference w:id="9"/>
      </w:r>
    </w:p>
    <w:p w14:paraId="70248489" w14:textId="1C39A0BB" w:rsidR="005653F6" w:rsidRDefault="005653F6" w:rsidP="005653F6">
      <w:pPr>
        <w:rPr>
          <w:rFonts w:ascii="Arial" w:eastAsia="Times New Roman" w:hAnsi="Arial" w:cs="Arial"/>
          <w:color w:val="FF0000"/>
        </w:rPr>
      </w:pPr>
      <w:r>
        <w:rPr>
          <w:rFonts w:ascii="Arial" w:eastAsia="Times New Roman" w:hAnsi="Arial" w:cs="Arial"/>
          <w:b/>
          <w:color w:val="FF0000"/>
        </w:rPr>
        <w:t xml:space="preserve">Figura </w:t>
      </w:r>
      <w:r w:rsidR="00D12335">
        <w:rPr>
          <w:rFonts w:ascii="Arial" w:eastAsia="Times New Roman" w:hAnsi="Arial" w:cs="Arial"/>
          <w:b/>
          <w:color w:val="FF0000"/>
        </w:rPr>
        <w:t>4</w:t>
      </w:r>
      <w:r>
        <w:rPr>
          <w:rFonts w:ascii="Arial" w:eastAsia="Times New Roman" w:hAnsi="Arial" w:cs="Arial"/>
          <w:b/>
          <w:color w:val="FF0000"/>
        </w:rPr>
        <w:t>:</w:t>
      </w:r>
      <w:r w:rsidR="00D84F6D">
        <w:rPr>
          <w:rFonts w:ascii="Arial" w:eastAsia="Times New Roman" w:hAnsi="Arial" w:cs="Arial"/>
          <w:color w:val="FF0000"/>
        </w:rPr>
        <w:t xml:space="preserve"> Reuniões da</w:t>
      </w:r>
      <w:r>
        <w:rPr>
          <w:rFonts w:ascii="Arial" w:eastAsia="Times New Roman" w:hAnsi="Arial" w:cs="Arial"/>
          <w:color w:val="FF0000"/>
        </w:rPr>
        <w:t xml:space="preserve"> equipe de investigação</w:t>
      </w:r>
      <w:r>
        <w:rPr>
          <w:rFonts w:ascii="Arial" w:eastAsia="Times New Roman" w:hAnsi="Arial" w:cs="Arial"/>
          <w:b/>
          <w:color w:val="FF0000"/>
        </w:rPr>
        <w:t>. Fonte:</w:t>
      </w:r>
      <w:r w:rsidR="00CA0A09">
        <w:rPr>
          <w:rFonts w:ascii="Arial" w:eastAsia="Times New Roman" w:hAnsi="Arial" w:cs="Arial"/>
          <w:color w:val="FF0000"/>
        </w:rPr>
        <w:t xml:space="preserve"> Shutterstock (2019).</w:t>
      </w:r>
    </w:p>
    <w:p w14:paraId="764E5A2D" w14:textId="77777777" w:rsidR="005653F6" w:rsidRDefault="005653F6" w:rsidP="00E81C66">
      <w:pPr>
        <w:tabs>
          <w:tab w:val="left" w:pos="2490"/>
        </w:tabs>
        <w:spacing w:beforeLines="24" w:before="57" w:afterLines="24" w:after="57" w:line="360" w:lineRule="auto"/>
        <w:jc w:val="center"/>
        <w:rPr>
          <w:rFonts w:ascii="Arial" w:eastAsia="Arial" w:hAnsi="Arial" w:cs="Arial"/>
          <w:sz w:val="24"/>
          <w:szCs w:val="24"/>
        </w:rPr>
      </w:pPr>
    </w:p>
    <w:p w14:paraId="119900B1" w14:textId="29480BBA" w:rsidR="000327A2" w:rsidRDefault="0093667D" w:rsidP="0068691B">
      <w:pPr>
        <w:spacing w:beforeLines="24" w:before="57" w:afterLines="24" w:after="57" w:line="360" w:lineRule="auto"/>
        <w:jc w:val="both"/>
        <w:rPr>
          <w:rFonts w:ascii="Arial" w:eastAsia="Arial" w:hAnsi="Arial" w:cs="Arial"/>
          <w:sz w:val="24"/>
          <w:szCs w:val="24"/>
        </w:rPr>
      </w:pPr>
      <w:bookmarkStart w:id="10" w:name="_Hlk504545102"/>
      <w:r>
        <w:rPr>
          <w:rFonts w:ascii="Arial" w:eastAsia="Arial" w:hAnsi="Arial" w:cs="Arial"/>
          <w:sz w:val="24"/>
          <w:szCs w:val="24"/>
        </w:rPr>
        <w:t>As</w:t>
      </w:r>
      <w:r w:rsidR="001301C1" w:rsidRPr="0068691B">
        <w:rPr>
          <w:rFonts w:ascii="Arial" w:eastAsia="Arial" w:hAnsi="Arial" w:cs="Arial"/>
          <w:sz w:val="24"/>
          <w:szCs w:val="24"/>
        </w:rPr>
        <w:t xml:space="preserve"> </w:t>
      </w:r>
      <w:r w:rsidR="001301C1" w:rsidRPr="0068691B">
        <w:rPr>
          <w:rFonts w:ascii="Arial" w:eastAsia="Arial" w:hAnsi="Arial" w:cs="Arial"/>
          <w:b/>
          <w:sz w:val="24"/>
          <w:szCs w:val="24"/>
        </w:rPr>
        <w:t>reuniões técnicas</w:t>
      </w:r>
      <w:r w:rsidR="001301C1" w:rsidRPr="0068691B">
        <w:rPr>
          <w:rFonts w:ascii="Arial" w:eastAsia="Arial" w:hAnsi="Arial" w:cs="Arial"/>
          <w:sz w:val="24"/>
          <w:szCs w:val="24"/>
        </w:rPr>
        <w:t xml:space="preserve"> devem ter a participação de todos os </w:t>
      </w:r>
      <w:r w:rsidR="001E768B" w:rsidRPr="0068691B">
        <w:rPr>
          <w:rFonts w:ascii="Arial" w:eastAsia="Arial" w:hAnsi="Arial" w:cs="Arial"/>
          <w:sz w:val="24"/>
          <w:szCs w:val="24"/>
        </w:rPr>
        <w:t xml:space="preserve">investigadores </w:t>
      </w:r>
      <w:r w:rsidR="001301C1" w:rsidRPr="0068691B">
        <w:rPr>
          <w:rFonts w:ascii="Arial" w:eastAsia="Arial" w:hAnsi="Arial" w:cs="Arial"/>
          <w:sz w:val="24"/>
          <w:szCs w:val="24"/>
        </w:rPr>
        <w:t xml:space="preserve">envolvidos, incluindo os peritos, legistas e outros profissionais que por ventura estejam colaborando com a investigação, como o </w:t>
      </w:r>
      <w:r w:rsidR="001301C1" w:rsidRPr="00E81C66">
        <w:rPr>
          <w:rFonts w:ascii="Arial" w:eastAsia="Arial" w:hAnsi="Arial" w:cs="Arial"/>
          <w:b/>
          <w:i/>
          <w:color w:val="538135" w:themeColor="accent6" w:themeShade="BF"/>
          <w:sz w:val="24"/>
          <w:szCs w:val="24"/>
          <w:highlight w:val="cyan"/>
        </w:rPr>
        <w:t>profiler</w:t>
      </w:r>
      <w:r>
        <w:rPr>
          <w:rFonts w:ascii="Arial" w:eastAsia="Arial" w:hAnsi="Arial" w:cs="Arial"/>
          <w:b/>
          <w:i/>
          <w:sz w:val="24"/>
          <w:szCs w:val="24"/>
        </w:rPr>
        <w:t>.</w:t>
      </w:r>
    </w:p>
    <w:p w14:paraId="4B4C8E92" w14:textId="77777777" w:rsidR="0093667D" w:rsidRDefault="0093667D" w:rsidP="0068691B">
      <w:pPr>
        <w:spacing w:beforeLines="24" w:before="57" w:afterLines="24" w:after="57" w:line="360" w:lineRule="auto"/>
        <w:jc w:val="both"/>
        <w:rPr>
          <w:rFonts w:ascii="Arial" w:eastAsia="Arial" w:hAnsi="Arial" w:cs="Arial"/>
          <w:sz w:val="24"/>
          <w:szCs w:val="24"/>
        </w:rPr>
      </w:pPr>
    </w:p>
    <w:p w14:paraId="7F360735" w14:textId="7D9C4C36" w:rsidR="0093667D" w:rsidRPr="00E81C66" w:rsidRDefault="0093667D" w:rsidP="0068691B">
      <w:pPr>
        <w:spacing w:beforeLines="24" w:before="57" w:afterLines="24" w:after="57" w:line="360" w:lineRule="auto"/>
        <w:jc w:val="both"/>
        <w:rPr>
          <w:rFonts w:ascii="Arial" w:eastAsia="Arial" w:hAnsi="Arial" w:cs="Arial"/>
          <w:b/>
          <w:color w:val="538135" w:themeColor="accent6" w:themeShade="BF"/>
          <w:sz w:val="24"/>
          <w:szCs w:val="24"/>
        </w:rPr>
      </w:pPr>
      <w:r w:rsidRPr="00E81C66">
        <w:rPr>
          <w:rFonts w:ascii="Arial" w:eastAsia="Arial" w:hAnsi="Arial" w:cs="Arial"/>
          <w:b/>
          <w:color w:val="538135" w:themeColor="accent6" w:themeShade="BF"/>
          <w:sz w:val="24"/>
          <w:szCs w:val="24"/>
        </w:rPr>
        <w:t>&lt;Abrir Glossário&gt;</w:t>
      </w:r>
    </w:p>
    <w:p w14:paraId="5EEA11BE" w14:textId="7E08742C" w:rsidR="0093667D" w:rsidRPr="00E81C66" w:rsidRDefault="0093667D" w:rsidP="0068691B">
      <w:pPr>
        <w:spacing w:beforeLines="24" w:before="57" w:afterLines="24" w:after="57" w:line="360" w:lineRule="auto"/>
        <w:jc w:val="both"/>
        <w:rPr>
          <w:rFonts w:ascii="Arial" w:eastAsia="Arial" w:hAnsi="Arial" w:cs="Arial"/>
          <w:color w:val="538135" w:themeColor="accent6" w:themeShade="BF"/>
          <w:sz w:val="24"/>
          <w:szCs w:val="24"/>
        </w:rPr>
      </w:pPr>
      <w:r w:rsidRPr="00E81C66">
        <w:rPr>
          <w:rStyle w:val="a"/>
          <w:rFonts w:ascii="Arial" w:hAnsi="Arial" w:cs="Arial"/>
          <w:color w:val="538135" w:themeColor="accent6" w:themeShade="BF"/>
          <w:sz w:val="24"/>
          <w:szCs w:val="24"/>
          <w:bdr w:val="none" w:sz="0" w:space="0" w:color="auto" w:frame="1"/>
          <w:shd w:val="clear" w:color="auto" w:fill="FFFFFF"/>
        </w:rPr>
        <w:t>Profissional com conhecimentos em áreas forenses ligadas à psicologia, psiquiatria, medicina</w:t>
      </w:r>
      <w:r w:rsidR="00D50083">
        <w:rPr>
          <w:rStyle w:val="a"/>
          <w:rFonts w:ascii="Arial" w:hAnsi="Arial" w:cs="Arial"/>
          <w:color w:val="538135" w:themeColor="accent6" w:themeShade="BF"/>
          <w:sz w:val="24"/>
          <w:szCs w:val="24"/>
          <w:bdr w:val="none" w:sz="0" w:space="0" w:color="auto" w:frame="1"/>
          <w:shd w:val="clear" w:color="auto" w:fill="FFFFFF"/>
        </w:rPr>
        <w:t xml:space="preserve"> </w:t>
      </w:r>
      <w:r w:rsidRPr="00E81C66">
        <w:rPr>
          <w:rStyle w:val="a"/>
          <w:rFonts w:ascii="Arial" w:hAnsi="Arial" w:cs="Arial"/>
          <w:color w:val="538135" w:themeColor="accent6" w:themeShade="BF"/>
          <w:sz w:val="24"/>
          <w:szCs w:val="24"/>
          <w:bdr w:val="none" w:sz="0" w:space="0" w:color="auto" w:frame="1"/>
          <w:shd w:val="clear" w:color="auto" w:fill="FFFFFF"/>
        </w:rPr>
        <w:t>legal, criminalística e outras correlata</w:t>
      </w:r>
      <w:r w:rsidR="00DA600E">
        <w:rPr>
          <w:rStyle w:val="a"/>
          <w:rFonts w:ascii="Arial" w:hAnsi="Arial" w:cs="Arial"/>
          <w:color w:val="538135" w:themeColor="accent6" w:themeShade="BF"/>
          <w:sz w:val="24"/>
          <w:szCs w:val="24"/>
          <w:bdr w:val="none" w:sz="0" w:space="0" w:color="auto" w:frame="1"/>
          <w:shd w:val="clear" w:color="auto" w:fill="FFFFFF"/>
        </w:rPr>
        <w:t>s</w:t>
      </w:r>
      <w:r w:rsidRPr="00E81C66">
        <w:rPr>
          <w:rStyle w:val="a"/>
          <w:rFonts w:ascii="Arial" w:hAnsi="Arial" w:cs="Arial"/>
          <w:color w:val="538135" w:themeColor="accent6" w:themeShade="BF"/>
          <w:sz w:val="24"/>
          <w:szCs w:val="24"/>
          <w:bdr w:val="none" w:sz="0" w:space="0" w:color="auto" w:frame="1"/>
          <w:shd w:val="clear" w:color="auto" w:fill="FFFFFF"/>
        </w:rPr>
        <w:t>. Ele acompanha a polícia em investigações com a finalidade de fornecer informações que sejam específicas sobre o perfil do indivíduo que cometeu o crime (GEBERTH, 2006).</w:t>
      </w:r>
    </w:p>
    <w:p w14:paraId="3375B99C" w14:textId="3700A205" w:rsidR="0093667D" w:rsidRPr="00E81C66" w:rsidRDefault="0093667D" w:rsidP="0068691B">
      <w:pPr>
        <w:spacing w:beforeLines="24" w:before="57" w:afterLines="24" w:after="57" w:line="360" w:lineRule="auto"/>
        <w:jc w:val="both"/>
        <w:rPr>
          <w:rFonts w:ascii="Arial" w:hAnsi="Arial" w:cs="Arial"/>
          <w:b/>
          <w:color w:val="538135" w:themeColor="accent6" w:themeShade="BF"/>
          <w:sz w:val="24"/>
          <w:szCs w:val="24"/>
        </w:rPr>
      </w:pPr>
      <w:r w:rsidRPr="00E81C66">
        <w:rPr>
          <w:rFonts w:ascii="Arial" w:eastAsia="Arial" w:hAnsi="Arial" w:cs="Arial"/>
          <w:b/>
          <w:color w:val="538135" w:themeColor="accent6" w:themeShade="BF"/>
          <w:sz w:val="24"/>
          <w:szCs w:val="24"/>
        </w:rPr>
        <w:t>&lt;Fechar Glossário&gt;</w:t>
      </w:r>
    </w:p>
    <w:bookmarkEnd w:id="10"/>
    <w:p w14:paraId="35BC3834"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23009047" w14:textId="17F76C20" w:rsidR="00CA0A09" w:rsidRDefault="0093667D"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Perceba</w:t>
      </w:r>
      <w:r w:rsidR="001301C1" w:rsidRPr="0068691B">
        <w:rPr>
          <w:rFonts w:ascii="Arial" w:eastAsia="Arial" w:hAnsi="Arial" w:cs="Arial"/>
          <w:sz w:val="24"/>
          <w:szCs w:val="24"/>
        </w:rPr>
        <w:t xml:space="preserve"> que</w:t>
      </w:r>
      <w:r w:rsidR="00A0719E" w:rsidRPr="007E18A2">
        <w:rPr>
          <w:rFonts w:ascii="Arial" w:eastAsia="Arial" w:hAnsi="Arial" w:cs="Arial"/>
          <w:sz w:val="24"/>
          <w:szCs w:val="24"/>
        </w:rPr>
        <w:t>,</w:t>
      </w:r>
      <w:r w:rsidR="001301C1" w:rsidRPr="007E18A2">
        <w:rPr>
          <w:rFonts w:ascii="Arial" w:eastAsia="Arial" w:hAnsi="Arial" w:cs="Arial"/>
          <w:sz w:val="24"/>
          <w:szCs w:val="24"/>
        </w:rPr>
        <w:t xml:space="preserve"> havendo um plano de trabalho, haverá um rumo</w:t>
      </w:r>
      <w:r w:rsidR="001301C1" w:rsidRPr="0068691B">
        <w:rPr>
          <w:rFonts w:ascii="Arial" w:eastAsia="Arial" w:hAnsi="Arial" w:cs="Arial"/>
          <w:sz w:val="24"/>
          <w:szCs w:val="24"/>
        </w:rPr>
        <w:t xml:space="preserve"> a ser tomado e um tempo a ser considerado. </w:t>
      </w:r>
    </w:p>
    <w:p w14:paraId="10C4FBAF" w14:textId="1D28E0FE" w:rsidR="000327A2" w:rsidRPr="0068691B" w:rsidRDefault="001301C1"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lastRenderedPageBreak/>
        <w:t>Durante o desenvolvimento da investigação</w:t>
      </w:r>
      <w:r w:rsidR="00A0719E">
        <w:rPr>
          <w:rFonts w:ascii="Arial" w:eastAsia="Arial" w:hAnsi="Arial" w:cs="Arial"/>
          <w:sz w:val="24"/>
          <w:szCs w:val="24"/>
        </w:rPr>
        <w:t>,</w:t>
      </w:r>
      <w:r w:rsidRPr="0068691B">
        <w:rPr>
          <w:rFonts w:ascii="Arial" w:eastAsia="Arial" w:hAnsi="Arial" w:cs="Arial"/>
          <w:sz w:val="24"/>
          <w:szCs w:val="24"/>
        </w:rPr>
        <w:t xml:space="preserve"> a autoridade </w:t>
      </w:r>
      <w:r w:rsidR="001E768B" w:rsidRPr="0068691B">
        <w:rPr>
          <w:rFonts w:ascii="Arial" w:eastAsia="Arial" w:hAnsi="Arial" w:cs="Arial"/>
          <w:sz w:val="24"/>
          <w:szCs w:val="24"/>
        </w:rPr>
        <w:t>gestora</w:t>
      </w:r>
      <w:r w:rsidRPr="0068691B">
        <w:rPr>
          <w:rFonts w:ascii="Arial" w:eastAsia="Arial" w:hAnsi="Arial" w:cs="Arial"/>
          <w:sz w:val="24"/>
          <w:szCs w:val="24"/>
        </w:rPr>
        <w:t xml:space="preserve"> deve avaliar os prazos estimados </w:t>
      </w:r>
      <w:r w:rsidR="001E768B" w:rsidRPr="0068691B">
        <w:rPr>
          <w:rFonts w:ascii="Arial" w:eastAsia="Arial" w:hAnsi="Arial" w:cs="Arial"/>
          <w:sz w:val="24"/>
          <w:szCs w:val="24"/>
        </w:rPr>
        <w:t>inicialmente</w:t>
      </w:r>
      <w:r w:rsidRPr="0068691B">
        <w:rPr>
          <w:rFonts w:ascii="Arial" w:eastAsia="Arial" w:hAnsi="Arial" w:cs="Arial"/>
          <w:sz w:val="24"/>
          <w:szCs w:val="24"/>
        </w:rPr>
        <w:t xml:space="preserve"> e, junto com a equipe, readequá-los formulando um novo cronograma </w:t>
      </w:r>
      <w:r w:rsidR="004230B7">
        <w:rPr>
          <w:rFonts w:ascii="Arial" w:eastAsia="Arial" w:hAnsi="Arial" w:cs="Arial"/>
          <w:sz w:val="24"/>
          <w:szCs w:val="24"/>
        </w:rPr>
        <w:t>em que sejam levadas</w:t>
      </w:r>
      <w:r w:rsidR="004230B7" w:rsidRPr="004230B7">
        <w:rPr>
          <w:rFonts w:ascii="Arial" w:eastAsia="Arial" w:hAnsi="Arial" w:cs="Arial"/>
          <w:sz w:val="24"/>
          <w:szCs w:val="24"/>
        </w:rPr>
        <w:t xml:space="preserve"> </w:t>
      </w:r>
      <w:r w:rsidRPr="004230B7">
        <w:rPr>
          <w:rFonts w:ascii="Arial" w:eastAsia="Arial" w:hAnsi="Arial" w:cs="Arial"/>
          <w:sz w:val="24"/>
          <w:szCs w:val="24"/>
        </w:rPr>
        <w:t>em</w:t>
      </w:r>
      <w:r w:rsidRPr="0068691B">
        <w:rPr>
          <w:rFonts w:ascii="Arial" w:eastAsia="Arial" w:hAnsi="Arial" w:cs="Arial"/>
          <w:sz w:val="24"/>
          <w:szCs w:val="24"/>
        </w:rPr>
        <w:t xml:space="preserve"> consideração as evidências colhidas até aquele ponto. </w:t>
      </w:r>
    </w:p>
    <w:p w14:paraId="503BED2B" w14:textId="4805185E" w:rsidR="005653F6" w:rsidRDefault="001301C1"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 xml:space="preserve">Essa medida deve ser adotada prontamente logo que for identificada a necessidade para que providências sejam </w:t>
      </w:r>
      <w:r w:rsidR="0017185E" w:rsidRPr="0068691B">
        <w:rPr>
          <w:rFonts w:ascii="Arial" w:eastAsia="Arial" w:hAnsi="Arial" w:cs="Arial"/>
          <w:sz w:val="24"/>
          <w:szCs w:val="24"/>
        </w:rPr>
        <w:t>tomadas</w:t>
      </w:r>
      <w:r w:rsidRPr="0068691B">
        <w:rPr>
          <w:rFonts w:ascii="Arial" w:eastAsia="Arial" w:hAnsi="Arial" w:cs="Arial"/>
          <w:sz w:val="24"/>
          <w:szCs w:val="24"/>
        </w:rPr>
        <w:t xml:space="preserve"> em tempo hábil.</w:t>
      </w:r>
    </w:p>
    <w:p w14:paraId="6D77B23B"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23FD7979"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4E29CA22"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343C5684"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09CFC978"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0370A6F6"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13C1DED9"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0F8ED625"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75B9FC77"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7B1755D1"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4944250B"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564DE30C"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050C2B37"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3EE28704"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13627A79"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44013B83"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7E54FC55"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1D6150BA"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3962AF2F"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19E78015"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61296F95"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0DAA8BB0"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62BD8945" w14:textId="77777777" w:rsidR="00EC524F" w:rsidRDefault="00EC524F" w:rsidP="0068691B">
      <w:pPr>
        <w:tabs>
          <w:tab w:val="left" w:pos="2490"/>
        </w:tabs>
        <w:spacing w:beforeLines="24" w:before="57" w:afterLines="24" w:after="57" w:line="360" w:lineRule="auto"/>
        <w:jc w:val="both"/>
        <w:rPr>
          <w:rFonts w:ascii="Arial" w:eastAsia="Arial" w:hAnsi="Arial" w:cs="Arial"/>
          <w:sz w:val="24"/>
          <w:szCs w:val="24"/>
        </w:rPr>
      </w:pPr>
    </w:p>
    <w:p w14:paraId="019D60FB" w14:textId="77777777" w:rsidR="00D84F6D" w:rsidRDefault="00D84F6D" w:rsidP="0068691B">
      <w:pPr>
        <w:tabs>
          <w:tab w:val="left" w:pos="2490"/>
        </w:tabs>
        <w:spacing w:beforeLines="24" w:before="57" w:afterLines="24" w:after="57" w:line="360" w:lineRule="auto"/>
        <w:jc w:val="both"/>
        <w:rPr>
          <w:rFonts w:ascii="Arial" w:eastAsia="Arial" w:hAnsi="Arial" w:cs="Arial"/>
          <w:sz w:val="24"/>
          <w:szCs w:val="24"/>
        </w:rPr>
      </w:pPr>
    </w:p>
    <w:p w14:paraId="1CE8D3FA" w14:textId="59CCA8AC" w:rsidR="000327A2" w:rsidRDefault="00F10486" w:rsidP="0068691B">
      <w:pPr>
        <w:tabs>
          <w:tab w:val="left" w:pos="2490"/>
        </w:tabs>
        <w:spacing w:beforeLines="24" w:before="57" w:afterLines="24" w:after="57"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lastRenderedPageBreak/>
        <w:t>&lt;H1&gt;</w:t>
      </w:r>
      <w:r w:rsidR="001301C1" w:rsidRPr="0068691B">
        <w:rPr>
          <w:rFonts w:ascii="Arial" w:eastAsia="Arial" w:hAnsi="Arial" w:cs="Arial"/>
          <w:b/>
          <w:sz w:val="24"/>
          <w:szCs w:val="24"/>
        </w:rPr>
        <w:t>Aula</w:t>
      </w:r>
      <w:r w:rsidR="002946EC" w:rsidRPr="0068691B">
        <w:rPr>
          <w:rFonts w:ascii="Arial" w:eastAsia="Arial" w:hAnsi="Arial" w:cs="Arial"/>
          <w:b/>
          <w:sz w:val="24"/>
          <w:szCs w:val="24"/>
        </w:rPr>
        <w:t xml:space="preserve"> 3 -</w:t>
      </w:r>
      <w:r w:rsidR="001301C1" w:rsidRPr="0068691B">
        <w:rPr>
          <w:rFonts w:ascii="Arial" w:eastAsia="Arial" w:hAnsi="Arial" w:cs="Arial"/>
          <w:b/>
          <w:sz w:val="24"/>
          <w:szCs w:val="24"/>
        </w:rPr>
        <w:t xml:space="preserve"> Análise preliminar do objeto da investigação</w:t>
      </w:r>
      <w:r>
        <w:rPr>
          <w:rFonts w:ascii="Arial" w:eastAsia="Arial" w:hAnsi="Arial" w:cs="Arial"/>
          <w:b/>
          <w:sz w:val="24"/>
          <w:szCs w:val="24"/>
          <w:shd w:val="clear" w:color="auto" w:fill="4A86E8"/>
        </w:rPr>
        <w:t xml:space="preserve"> &lt;H1/&gt;</w:t>
      </w:r>
    </w:p>
    <w:p w14:paraId="390E442C" w14:textId="77777777" w:rsidR="00F10486" w:rsidRPr="0068691B" w:rsidRDefault="00F10486" w:rsidP="0068691B">
      <w:pPr>
        <w:tabs>
          <w:tab w:val="left" w:pos="2490"/>
        </w:tabs>
        <w:spacing w:beforeLines="24" w:before="57" w:afterLines="24" w:after="57" w:line="360" w:lineRule="auto"/>
        <w:jc w:val="both"/>
        <w:rPr>
          <w:rFonts w:ascii="Arial" w:hAnsi="Arial" w:cs="Arial"/>
          <w:sz w:val="24"/>
          <w:szCs w:val="24"/>
        </w:rPr>
      </w:pPr>
    </w:p>
    <w:p w14:paraId="413C1569" w14:textId="77777777" w:rsidR="00F10486"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 xml:space="preserve"> </w:t>
      </w:r>
      <w:r>
        <w:rPr>
          <w:rFonts w:ascii="Arial" w:eastAsia="Times New Roman" w:hAnsi="Arial" w:cs="Arial"/>
          <w:b/>
          <w:sz w:val="24"/>
          <w:szCs w:val="24"/>
        </w:rPr>
        <w:t>Contextualizando...</w:t>
      </w:r>
      <w:r>
        <w:rPr>
          <w:rFonts w:ascii="Arial" w:eastAsia="Arial" w:hAnsi="Arial" w:cs="Arial"/>
          <w:b/>
          <w:sz w:val="24"/>
          <w:szCs w:val="24"/>
          <w:shd w:val="clear" w:color="auto" w:fill="4A86E8"/>
        </w:rPr>
        <w:t xml:space="preserve"> &lt;H2/&gt;</w:t>
      </w:r>
    </w:p>
    <w:p w14:paraId="0B1203EC" w14:textId="77777777" w:rsidR="00FB7F9C" w:rsidRDefault="00FB7F9C"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p>
    <w:p w14:paraId="14ED16CA" w14:textId="444C2732" w:rsidR="000072D7" w:rsidRPr="0068691B" w:rsidRDefault="000072D7" w:rsidP="000072D7">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A</w:t>
      </w:r>
      <w:r w:rsidRPr="0068691B">
        <w:rPr>
          <w:rFonts w:ascii="Arial" w:eastAsia="Arial" w:hAnsi="Arial" w:cs="Arial"/>
          <w:sz w:val="24"/>
          <w:szCs w:val="24"/>
        </w:rPr>
        <w:t xml:space="preserve"> investigação criminal busca compreender e resolver um problema. </w:t>
      </w:r>
      <w:r w:rsidR="009F2946">
        <w:rPr>
          <w:rFonts w:ascii="Arial" w:eastAsia="Arial" w:hAnsi="Arial" w:cs="Arial"/>
          <w:sz w:val="24"/>
          <w:szCs w:val="24"/>
        </w:rPr>
        <w:t>Então, é</w:t>
      </w:r>
      <w:r w:rsidRPr="0068691B">
        <w:rPr>
          <w:rFonts w:ascii="Arial" w:eastAsia="Arial" w:hAnsi="Arial" w:cs="Arial"/>
          <w:sz w:val="24"/>
          <w:szCs w:val="24"/>
        </w:rPr>
        <w:t xml:space="preserve"> preciso </w:t>
      </w:r>
      <w:r w:rsidR="009F2946">
        <w:rPr>
          <w:rFonts w:ascii="Arial" w:eastAsia="Arial" w:hAnsi="Arial" w:cs="Arial"/>
          <w:sz w:val="24"/>
          <w:szCs w:val="24"/>
        </w:rPr>
        <w:t>que você identifique</w:t>
      </w:r>
      <w:r w:rsidRPr="0068691B">
        <w:rPr>
          <w:rFonts w:ascii="Arial" w:eastAsia="Arial" w:hAnsi="Arial" w:cs="Arial"/>
          <w:sz w:val="24"/>
          <w:szCs w:val="24"/>
        </w:rPr>
        <w:t xml:space="preserve"> se o evento tem as características próprias do fato tido como crime, neste caso</w:t>
      </w:r>
      <w:r w:rsidR="00FB7F9C">
        <w:rPr>
          <w:rFonts w:ascii="Arial" w:eastAsia="Arial" w:hAnsi="Arial" w:cs="Arial"/>
          <w:sz w:val="24"/>
          <w:szCs w:val="24"/>
        </w:rPr>
        <w:t>,</w:t>
      </w:r>
      <w:r w:rsidRPr="0068691B">
        <w:rPr>
          <w:rFonts w:ascii="Arial" w:eastAsia="Arial" w:hAnsi="Arial" w:cs="Arial"/>
          <w:sz w:val="24"/>
          <w:szCs w:val="24"/>
        </w:rPr>
        <w:t xml:space="preserve"> o </w:t>
      </w:r>
      <w:r>
        <w:rPr>
          <w:rFonts w:ascii="Arial" w:eastAsia="Arial" w:hAnsi="Arial" w:cs="Arial"/>
          <w:sz w:val="24"/>
          <w:szCs w:val="24"/>
        </w:rPr>
        <w:t xml:space="preserve">crime de </w:t>
      </w:r>
      <w:r w:rsidRPr="0068691B">
        <w:rPr>
          <w:rFonts w:ascii="Arial" w:eastAsia="Arial" w:hAnsi="Arial" w:cs="Arial"/>
          <w:sz w:val="24"/>
          <w:szCs w:val="24"/>
        </w:rPr>
        <w:t>estupro</w:t>
      </w:r>
      <w:r>
        <w:rPr>
          <w:rFonts w:ascii="Arial" w:eastAsia="Arial" w:hAnsi="Arial" w:cs="Arial"/>
          <w:sz w:val="24"/>
          <w:szCs w:val="24"/>
        </w:rPr>
        <w:t>.</w:t>
      </w:r>
      <w:r w:rsidRPr="0068691B">
        <w:rPr>
          <w:rFonts w:ascii="Arial" w:eastAsia="Arial" w:hAnsi="Arial" w:cs="Arial"/>
          <w:sz w:val="24"/>
          <w:szCs w:val="24"/>
        </w:rPr>
        <w:t xml:space="preserve"> </w:t>
      </w:r>
      <w:r>
        <w:rPr>
          <w:rFonts w:ascii="Arial" w:eastAsia="Arial" w:hAnsi="Arial" w:cs="Arial"/>
          <w:sz w:val="24"/>
          <w:szCs w:val="24"/>
        </w:rPr>
        <w:t>E,</w:t>
      </w:r>
      <w:r w:rsidR="009F2946">
        <w:rPr>
          <w:rFonts w:ascii="Arial" w:eastAsia="Arial" w:hAnsi="Arial" w:cs="Arial"/>
          <w:sz w:val="24"/>
          <w:szCs w:val="24"/>
        </w:rPr>
        <w:t xml:space="preserve"> somente</w:t>
      </w:r>
      <w:r w:rsidRPr="0068691B">
        <w:rPr>
          <w:rFonts w:ascii="Arial" w:eastAsia="Arial" w:hAnsi="Arial" w:cs="Arial"/>
          <w:sz w:val="24"/>
          <w:szCs w:val="24"/>
        </w:rPr>
        <w:t xml:space="preserve"> </w:t>
      </w:r>
      <w:r w:rsidR="009F2946">
        <w:rPr>
          <w:rFonts w:ascii="Arial" w:eastAsia="Arial" w:hAnsi="Arial" w:cs="Arial"/>
          <w:sz w:val="24"/>
          <w:szCs w:val="24"/>
        </w:rPr>
        <w:t>após a identificação des</w:t>
      </w:r>
      <w:r w:rsidR="004230B7">
        <w:rPr>
          <w:rFonts w:ascii="Arial" w:eastAsia="Arial" w:hAnsi="Arial" w:cs="Arial"/>
          <w:sz w:val="24"/>
          <w:szCs w:val="24"/>
        </w:rPr>
        <w:t>s</w:t>
      </w:r>
      <w:r w:rsidR="009F2946">
        <w:rPr>
          <w:rFonts w:ascii="Arial" w:eastAsia="Arial" w:hAnsi="Arial" w:cs="Arial"/>
          <w:sz w:val="24"/>
          <w:szCs w:val="24"/>
        </w:rPr>
        <w:t>e fator</w:t>
      </w:r>
      <w:r>
        <w:rPr>
          <w:rFonts w:ascii="Arial" w:eastAsia="Arial" w:hAnsi="Arial" w:cs="Arial"/>
          <w:sz w:val="24"/>
          <w:szCs w:val="24"/>
        </w:rPr>
        <w:t>,</w:t>
      </w:r>
      <w:r w:rsidRPr="0068691B">
        <w:rPr>
          <w:rFonts w:ascii="Arial" w:eastAsia="Arial" w:hAnsi="Arial" w:cs="Arial"/>
          <w:sz w:val="24"/>
          <w:szCs w:val="24"/>
        </w:rPr>
        <w:t xml:space="preserve"> </w:t>
      </w:r>
      <w:r w:rsidR="009F2946">
        <w:rPr>
          <w:rFonts w:ascii="Arial" w:eastAsia="Arial" w:hAnsi="Arial" w:cs="Arial"/>
          <w:sz w:val="24"/>
          <w:szCs w:val="24"/>
        </w:rPr>
        <w:t>você pode</w:t>
      </w:r>
      <w:r w:rsidR="00FB7F9C">
        <w:rPr>
          <w:rFonts w:ascii="Arial" w:eastAsia="Arial" w:hAnsi="Arial" w:cs="Arial"/>
          <w:sz w:val="24"/>
          <w:szCs w:val="24"/>
        </w:rPr>
        <w:t>rá</w:t>
      </w:r>
      <w:r w:rsidR="009F2946">
        <w:rPr>
          <w:rFonts w:ascii="Arial" w:eastAsia="Arial" w:hAnsi="Arial" w:cs="Arial"/>
          <w:sz w:val="24"/>
          <w:szCs w:val="24"/>
        </w:rPr>
        <w:t xml:space="preserve"> </w:t>
      </w:r>
      <w:r w:rsidRPr="0068691B">
        <w:rPr>
          <w:rFonts w:ascii="Arial" w:eastAsia="Arial" w:hAnsi="Arial" w:cs="Arial"/>
          <w:sz w:val="24"/>
          <w:szCs w:val="24"/>
        </w:rPr>
        <w:t>começar a formular as hipóteses e as questões cujas respostas irão c</w:t>
      </w:r>
      <w:r w:rsidR="005653F6">
        <w:rPr>
          <w:rFonts w:ascii="Arial" w:eastAsia="Arial" w:hAnsi="Arial" w:cs="Arial"/>
          <w:sz w:val="24"/>
          <w:szCs w:val="24"/>
        </w:rPr>
        <w:t>onfirmar</w:t>
      </w:r>
      <w:r w:rsidRPr="0068691B">
        <w:rPr>
          <w:rFonts w:ascii="Arial" w:eastAsia="Arial" w:hAnsi="Arial" w:cs="Arial"/>
          <w:sz w:val="24"/>
          <w:szCs w:val="24"/>
        </w:rPr>
        <w:t xml:space="preserve"> ou não</w:t>
      </w:r>
      <w:r w:rsidR="00E232BE">
        <w:rPr>
          <w:rFonts w:ascii="Arial" w:eastAsia="Arial" w:hAnsi="Arial" w:cs="Arial"/>
          <w:sz w:val="24"/>
          <w:szCs w:val="24"/>
        </w:rPr>
        <w:t xml:space="preserve"> as características de um crime</w:t>
      </w:r>
      <w:r w:rsidRPr="0068691B">
        <w:rPr>
          <w:rFonts w:ascii="Arial" w:eastAsia="Arial" w:hAnsi="Arial" w:cs="Arial"/>
          <w:sz w:val="24"/>
          <w:szCs w:val="24"/>
        </w:rPr>
        <w:t xml:space="preserve">. </w:t>
      </w:r>
    </w:p>
    <w:p w14:paraId="6302917D" w14:textId="43996E7D" w:rsidR="00F10486" w:rsidRDefault="000072D7" w:rsidP="000072D7">
      <w:pPr>
        <w:autoSpaceDE w:val="0"/>
        <w:autoSpaceDN w:val="0"/>
        <w:adjustRightInd w:val="0"/>
        <w:spacing w:before="120" w:after="120" w:line="360" w:lineRule="auto"/>
        <w:jc w:val="both"/>
        <w:rPr>
          <w:rFonts w:ascii="Arial" w:eastAsia="Arial" w:hAnsi="Arial" w:cs="Arial"/>
          <w:b/>
          <w:sz w:val="24"/>
          <w:szCs w:val="24"/>
          <w:shd w:val="clear" w:color="auto" w:fill="4A86E8"/>
        </w:rPr>
      </w:pPr>
      <w:r w:rsidRPr="0068691B">
        <w:rPr>
          <w:rFonts w:ascii="Arial" w:eastAsia="Arial" w:hAnsi="Arial" w:cs="Arial"/>
          <w:sz w:val="24"/>
          <w:szCs w:val="24"/>
        </w:rPr>
        <w:t xml:space="preserve">Portanto, a análise preliminar consiste no levantamento de informações que sejam relevantes para o </w:t>
      </w:r>
      <w:r w:rsidRPr="00E81C66">
        <w:rPr>
          <w:rFonts w:ascii="Arial" w:eastAsia="Arial" w:hAnsi="Arial" w:cs="Arial"/>
          <w:color w:val="auto"/>
          <w:sz w:val="24"/>
          <w:szCs w:val="24"/>
        </w:rPr>
        <w:t>conhecimento inicial das ca</w:t>
      </w:r>
      <w:r w:rsidR="009F2946">
        <w:rPr>
          <w:rFonts w:ascii="Arial" w:eastAsia="Arial" w:hAnsi="Arial" w:cs="Arial"/>
          <w:color w:val="auto"/>
          <w:sz w:val="24"/>
          <w:szCs w:val="24"/>
        </w:rPr>
        <w:t>racterísticas do fato noticiado</w:t>
      </w:r>
      <w:r w:rsidR="00E232BE">
        <w:rPr>
          <w:rFonts w:ascii="Arial" w:eastAsia="Arial" w:hAnsi="Arial" w:cs="Arial"/>
          <w:color w:val="auto"/>
          <w:sz w:val="24"/>
          <w:szCs w:val="24"/>
        </w:rPr>
        <w:t xml:space="preserve"> como crime</w:t>
      </w:r>
      <w:r w:rsidR="009F2946">
        <w:rPr>
          <w:rFonts w:ascii="Arial" w:eastAsia="Arial" w:hAnsi="Arial" w:cs="Arial"/>
          <w:color w:val="auto"/>
          <w:sz w:val="24"/>
          <w:szCs w:val="24"/>
        </w:rPr>
        <w:t>, resultando na definição</w:t>
      </w:r>
      <w:r w:rsidRPr="00E81C66">
        <w:rPr>
          <w:rFonts w:ascii="Arial" w:eastAsia="Arial" w:hAnsi="Arial" w:cs="Arial"/>
          <w:color w:val="auto"/>
          <w:sz w:val="24"/>
          <w:szCs w:val="24"/>
        </w:rPr>
        <w:t xml:space="preserve"> </w:t>
      </w:r>
      <w:r w:rsidR="009F2946">
        <w:rPr>
          <w:rFonts w:ascii="Arial" w:eastAsia="Arial" w:hAnsi="Arial" w:cs="Arial"/>
          <w:color w:val="auto"/>
          <w:sz w:val="24"/>
          <w:szCs w:val="24"/>
        </w:rPr>
        <w:t>d</w:t>
      </w:r>
      <w:r w:rsidRPr="00E81C66">
        <w:rPr>
          <w:rFonts w:ascii="Arial" w:eastAsia="Arial" w:hAnsi="Arial" w:cs="Arial"/>
          <w:color w:val="auto"/>
          <w:sz w:val="24"/>
          <w:szCs w:val="24"/>
        </w:rPr>
        <w:t xml:space="preserve">o objeto da investigação. </w:t>
      </w:r>
      <w:r w:rsidR="009F2946">
        <w:rPr>
          <w:rFonts w:ascii="Arial" w:eastAsia="Arial" w:hAnsi="Arial" w:cs="Arial"/>
          <w:color w:val="auto"/>
          <w:sz w:val="24"/>
          <w:szCs w:val="24"/>
        </w:rPr>
        <w:t>Com isso, nesta aula</w:t>
      </w:r>
      <w:r w:rsidRPr="00E81C66">
        <w:rPr>
          <w:rFonts w:ascii="Arial" w:eastAsia="Arial" w:hAnsi="Arial" w:cs="Arial"/>
          <w:color w:val="auto"/>
          <w:sz w:val="24"/>
          <w:szCs w:val="24"/>
        </w:rPr>
        <w:t xml:space="preserve"> vamos compreender a identificação do objeto da investigação e sua análise preliminar.</w:t>
      </w:r>
    </w:p>
    <w:p w14:paraId="7C40B7B7" w14:textId="77777777" w:rsidR="000072D7" w:rsidRPr="009372E1" w:rsidRDefault="000072D7"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p>
    <w:p w14:paraId="735A1C74" w14:textId="0E514B54" w:rsidR="00F10486" w:rsidRPr="009372E1"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O objeto da investigação e sua análise preliminar</w:t>
      </w:r>
      <w:r>
        <w:rPr>
          <w:rFonts w:ascii="Arial" w:eastAsia="Arial" w:hAnsi="Arial" w:cs="Arial"/>
          <w:b/>
          <w:sz w:val="24"/>
          <w:szCs w:val="24"/>
          <w:shd w:val="clear" w:color="auto" w:fill="4A86E8"/>
        </w:rPr>
        <w:t xml:space="preserve"> &lt;H2/&gt;</w:t>
      </w:r>
    </w:p>
    <w:p w14:paraId="2B18D040"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74A44F51" w14:textId="38888879" w:rsidR="000327A2" w:rsidRDefault="008612CB" w:rsidP="0068691B">
      <w:pPr>
        <w:tabs>
          <w:tab w:val="left" w:pos="2490"/>
        </w:tabs>
        <w:spacing w:beforeLines="24" w:before="57" w:afterLines="24" w:after="57" w:line="360" w:lineRule="auto"/>
        <w:jc w:val="both"/>
        <w:rPr>
          <w:rFonts w:ascii="Arial" w:eastAsia="Arial" w:hAnsi="Arial" w:cs="Arial"/>
          <w:color w:val="auto"/>
          <w:sz w:val="24"/>
          <w:szCs w:val="24"/>
        </w:rPr>
      </w:pPr>
      <w:r w:rsidRPr="00E81C66">
        <w:rPr>
          <w:rFonts w:ascii="Arial" w:eastAsia="Arial" w:hAnsi="Arial" w:cs="Arial"/>
          <w:color w:val="auto"/>
          <w:sz w:val="24"/>
          <w:szCs w:val="24"/>
        </w:rPr>
        <w:t>A equipe terá informações mais precisas sobre a natureza jurídica do evento,</w:t>
      </w:r>
      <w:r w:rsidR="004C0E2D" w:rsidRPr="00E81C66">
        <w:rPr>
          <w:rFonts w:ascii="Arial" w:eastAsia="Arial" w:hAnsi="Arial" w:cs="Arial"/>
          <w:color w:val="auto"/>
          <w:sz w:val="24"/>
          <w:szCs w:val="24"/>
        </w:rPr>
        <w:t xml:space="preserve"> </w:t>
      </w:r>
      <w:r w:rsidR="00826BFA" w:rsidRPr="00E81C66">
        <w:rPr>
          <w:rFonts w:ascii="Arial" w:eastAsia="Arial" w:hAnsi="Arial" w:cs="Arial"/>
          <w:color w:val="auto"/>
          <w:sz w:val="24"/>
          <w:szCs w:val="24"/>
        </w:rPr>
        <w:t>o nível de consumação</w:t>
      </w:r>
      <w:r w:rsidRPr="00E81C66">
        <w:rPr>
          <w:rFonts w:ascii="Arial" w:eastAsia="Arial" w:hAnsi="Arial" w:cs="Arial"/>
          <w:color w:val="auto"/>
          <w:sz w:val="24"/>
          <w:szCs w:val="24"/>
        </w:rPr>
        <w:t>, possíveis circunstâncias</w:t>
      </w:r>
      <w:r w:rsidR="00DE18CF">
        <w:rPr>
          <w:rFonts w:ascii="Arial" w:eastAsia="Arial" w:hAnsi="Arial" w:cs="Arial"/>
          <w:color w:val="auto"/>
          <w:sz w:val="24"/>
          <w:szCs w:val="24"/>
        </w:rPr>
        <w:t>,</w:t>
      </w:r>
      <w:r w:rsidRPr="00E81C66">
        <w:rPr>
          <w:rFonts w:ascii="Arial" w:eastAsia="Arial" w:hAnsi="Arial" w:cs="Arial"/>
          <w:color w:val="auto"/>
          <w:sz w:val="24"/>
          <w:szCs w:val="24"/>
        </w:rPr>
        <w:t xml:space="preserve"> </w:t>
      </w:r>
      <w:r w:rsidR="00DE18CF">
        <w:rPr>
          <w:rFonts w:ascii="Arial" w:eastAsia="Arial" w:hAnsi="Arial" w:cs="Arial"/>
          <w:color w:val="auto"/>
          <w:sz w:val="24"/>
          <w:szCs w:val="24"/>
        </w:rPr>
        <w:t xml:space="preserve">além de </w:t>
      </w:r>
      <w:r w:rsidR="000072D7">
        <w:rPr>
          <w:rFonts w:ascii="Arial" w:eastAsia="Arial" w:hAnsi="Arial" w:cs="Arial"/>
          <w:color w:val="auto"/>
          <w:sz w:val="24"/>
          <w:szCs w:val="24"/>
        </w:rPr>
        <w:t>outros</w:t>
      </w:r>
      <w:r w:rsidR="000072D7" w:rsidRPr="00E81C66">
        <w:rPr>
          <w:rFonts w:ascii="Arial" w:eastAsia="Arial" w:hAnsi="Arial" w:cs="Arial"/>
          <w:color w:val="auto"/>
          <w:sz w:val="24"/>
          <w:szCs w:val="24"/>
        </w:rPr>
        <w:t xml:space="preserve"> aspectos</w:t>
      </w:r>
      <w:r w:rsidR="00E232BE">
        <w:rPr>
          <w:rFonts w:ascii="Arial" w:eastAsia="Arial" w:hAnsi="Arial" w:cs="Arial"/>
          <w:color w:val="auto"/>
          <w:sz w:val="24"/>
          <w:szCs w:val="24"/>
        </w:rPr>
        <w:t xml:space="preserve">, por meio de uma </w:t>
      </w:r>
      <w:r w:rsidR="00E232BE" w:rsidRPr="00FB7F9C">
        <w:rPr>
          <w:rFonts w:ascii="Arial" w:eastAsia="Arial" w:hAnsi="Arial" w:cs="Arial"/>
          <w:b/>
          <w:color w:val="auto"/>
          <w:sz w:val="24"/>
          <w:szCs w:val="24"/>
        </w:rPr>
        <w:t>análise prévia das informações relevantes.</w:t>
      </w:r>
      <w:r w:rsidR="00E232BE">
        <w:rPr>
          <w:rFonts w:ascii="Arial" w:eastAsia="Arial" w:hAnsi="Arial" w:cs="Arial"/>
          <w:color w:val="auto"/>
          <w:sz w:val="24"/>
          <w:szCs w:val="24"/>
        </w:rPr>
        <w:t xml:space="preserve"> É por es</w:t>
      </w:r>
      <w:r w:rsidR="00DB39DE">
        <w:rPr>
          <w:rFonts w:ascii="Arial" w:eastAsia="Arial" w:hAnsi="Arial" w:cs="Arial"/>
          <w:color w:val="auto"/>
          <w:sz w:val="24"/>
          <w:szCs w:val="24"/>
        </w:rPr>
        <w:t>s</w:t>
      </w:r>
      <w:r w:rsidR="00E232BE">
        <w:rPr>
          <w:rFonts w:ascii="Arial" w:eastAsia="Arial" w:hAnsi="Arial" w:cs="Arial"/>
          <w:color w:val="auto"/>
          <w:sz w:val="24"/>
          <w:szCs w:val="24"/>
        </w:rPr>
        <w:t>a análise que se dá o objeto da investigação.</w:t>
      </w:r>
    </w:p>
    <w:p w14:paraId="59F91F71" w14:textId="10FA1374" w:rsidR="00FB7F9C" w:rsidRDefault="001301C1" w:rsidP="0068691B">
      <w:pPr>
        <w:tabs>
          <w:tab w:val="left" w:pos="2490"/>
        </w:tabs>
        <w:spacing w:beforeLines="24" w:before="57" w:afterLines="24" w:after="57" w:line="360" w:lineRule="auto"/>
        <w:jc w:val="both"/>
        <w:rPr>
          <w:rFonts w:ascii="Arial" w:eastAsia="Arial" w:hAnsi="Arial" w:cs="Arial"/>
          <w:sz w:val="24"/>
          <w:szCs w:val="24"/>
        </w:rPr>
      </w:pPr>
      <w:bookmarkStart w:id="11" w:name="_Hlk504519212"/>
      <w:r w:rsidRPr="0068691B">
        <w:rPr>
          <w:rFonts w:ascii="Arial" w:eastAsia="Arial" w:hAnsi="Arial" w:cs="Arial"/>
          <w:sz w:val="24"/>
          <w:szCs w:val="24"/>
        </w:rPr>
        <w:t>Ao compreender e especificar o tipo de crime ocorrido</w:t>
      </w:r>
      <w:r w:rsidR="000072D7">
        <w:rPr>
          <w:rFonts w:ascii="Arial" w:eastAsia="Arial" w:hAnsi="Arial" w:cs="Arial"/>
          <w:sz w:val="24"/>
          <w:szCs w:val="24"/>
        </w:rPr>
        <w:t>,</w:t>
      </w:r>
      <w:r w:rsidRPr="0068691B">
        <w:rPr>
          <w:rFonts w:ascii="Arial" w:eastAsia="Arial" w:hAnsi="Arial" w:cs="Arial"/>
          <w:sz w:val="24"/>
          <w:szCs w:val="24"/>
        </w:rPr>
        <w:t xml:space="preserve"> será </w:t>
      </w:r>
      <w:r w:rsidR="00F9206D" w:rsidRPr="0068691B">
        <w:rPr>
          <w:rFonts w:ascii="Arial" w:eastAsia="Arial" w:hAnsi="Arial" w:cs="Arial"/>
          <w:sz w:val="24"/>
          <w:szCs w:val="24"/>
        </w:rPr>
        <w:t xml:space="preserve">possível </w:t>
      </w:r>
      <w:r w:rsidR="001E3C23" w:rsidRPr="0068691B">
        <w:rPr>
          <w:rFonts w:ascii="Arial" w:eastAsia="Arial" w:hAnsi="Arial" w:cs="Arial"/>
          <w:sz w:val="24"/>
          <w:szCs w:val="24"/>
        </w:rPr>
        <w:t>identificar riscos e</w:t>
      </w:r>
      <w:r w:rsidRPr="0068691B">
        <w:rPr>
          <w:rFonts w:ascii="Arial" w:eastAsia="Arial" w:hAnsi="Arial" w:cs="Arial"/>
          <w:sz w:val="24"/>
          <w:szCs w:val="24"/>
        </w:rPr>
        <w:t xml:space="preserve"> pontos críticos</w:t>
      </w:r>
      <w:r w:rsidR="000072D7">
        <w:rPr>
          <w:rFonts w:ascii="Arial" w:eastAsia="Arial" w:hAnsi="Arial" w:cs="Arial"/>
          <w:sz w:val="24"/>
          <w:szCs w:val="24"/>
        </w:rPr>
        <w:t xml:space="preserve">, </w:t>
      </w:r>
      <w:r w:rsidRPr="0068691B">
        <w:rPr>
          <w:rFonts w:ascii="Arial" w:eastAsia="Arial" w:hAnsi="Arial" w:cs="Arial"/>
          <w:sz w:val="24"/>
          <w:szCs w:val="24"/>
        </w:rPr>
        <w:t xml:space="preserve">além de </w:t>
      </w:r>
      <w:r w:rsidR="009F2946">
        <w:rPr>
          <w:rFonts w:ascii="Arial" w:eastAsia="Arial" w:hAnsi="Arial" w:cs="Arial"/>
          <w:sz w:val="24"/>
          <w:szCs w:val="24"/>
        </w:rPr>
        <w:t xml:space="preserve">poder </w:t>
      </w:r>
      <w:r w:rsidRPr="0068691B">
        <w:rPr>
          <w:rFonts w:ascii="Arial" w:eastAsia="Arial" w:hAnsi="Arial" w:cs="Arial"/>
          <w:sz w:val="24"/>
          <w:szCs w:val="24"/>
        </w:rPr>
        <w:t>definir o objetivo d</w:t>
      </w:r>
      <w:r w:rsidR="00F9206D">
        <w:rPr>
          <w:rFonts w:ascii="Arial" w:eastAsia="Arial" w:hAnsi="Arial" w:cs="Arial"/>
          <w:sz w:val="24"/>
          <w:szCs w:val="24"/>
        </w:rPr>
        <w:t>o</w:t>
      </w:r>
      <w:r w:rsidRPr="0068691B">
        <w:rPr>
          <w:rFonts w:ascii="Arial" w:eastAsia="Arial" w:hAnsi="Arial" w:cs="Arial"/>
          <w:sz w:val="24"/>
          <w:szCs w:val="24"/>
        </w:rPr>
        <w:t xml:space="preserve"> </w:t>
      </w:r>
      <w:r w:rsidR="00F9206D">
        <w:rPr>
          <w:rFonts w:ascii="Arial" w:eastAsia="Arial" w:hAnsi="Arial" w:cs="Arial"/>
          <w:sz w:val="24"/>
          <w:szCs w:val="24"/>
        </w:rPr>
        <w:t xml:space="preserve">processo de </w:t>
      </w:r>
      <w:r w:rsidRPr="0068691B">
        <w:rPr>
          <w:rFonts w:ascii="Arial" w:eastAsia="Arial" w:hAnsi="Arial" w:cs="Arial"/>
          <w:sz w:val="24"/>
          <w:szCs w:val="24"/>
        </w:rPr>
        <w:t>investigação.</w:t>
      </w:r>
    </w:p>
    <w:bookmarkEnd w:id="11"/>
    <w:p w14:paraId="77456D59" w14:textId="77777777" w:rsidR="00C67966" w:rsidRDefault="009F2946"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Então, dever</w:t>
      </w:r>
      <w:r w:rsidR="00DE18CF">
        <w:rPr>
          <w:rFonts w:ascii="Arial" w:eastAsia="Arial" w:hAnsi="Arial" w:cs="Arial"/>
          <w:sz w:val="24"/>
          <w:szCs w:val="24"/>
        </w:rPr>
        <w:t>emos</w:t>
      </w:r>
      <w:r w:rsidR="001301C1" w:rsidRPr="0068691B">
        <w:rPr>
          <w:rFonts w:ascii="Arial" w:eastAsia="Arial" w:hAnsi="Arial" w:cs="Arial"/>
          <w:sz w:val="24"/>
          <w:szCs w:val="24"/>
        </w:rPr>
        <w:t xml:space="preserve"> busca</w:t>
      </w:r>
      <w:r w:rsidR="00DE18CF">
        <w:rPr>
          <w:rFonts w:ascii="Arial" w:eastAsia="Arial" w:hAnsi="Arial" w:cs="Arial"/>
          <w:sz w:val="24"/>
          <w:szCs w:val="24"/>
        </w:rPr>
        <w:t>r</w:t>
      </w:r>
      <w:r w:rsidR="001301C1" w:rsidRPr="0068691B">
        <w:rPr>
          <w:rFonts w:ascii="Arial" w:eastAsia="Arial" w:hAnsi="Arial" w:cs="Arial"/>
          <w:sz w:val="24"/>
          <w:szCs w:val="24"/>
        </w:rPr>
        <w:t xml:space="preserve"> todas as informações possíveis sobre o evento</w:t>
      </w:r>
      <w:r w:rsidR="00DE18CF">
        <w:rPr>
          <w:rFonts w:ascii="Arial" w:eastAsia="Arial" w:hAnsi="Arial" w:cs="Arial"/>
          <w:sz w:val="24"/>
          <w:szCs w:val="24"/>
        </w:rPr>
        <w:t xml:space="preserve"> do crime</w:t>
      </w:r>
      <w:r w:rsidR="001301C1" w:rsidRPr="0068691B">
        <w:rPr>
          <w:rFonts w:ascii="Arial" w:eastAsia="Arial" w:hAnsi="Arial" w:cs="Arial"/>
          <w:sz w:val="24"/>
          <w:szCs w:val="24"/>
        </w:rPr>
        <w:t xml:space="preserve">, </w:t>
      </w:r>
      <w:r w:rsidR="00704F2E" w:rsidRPr="0068691B">
        <w:rPr>
          <w:rFonts w:ascii="Arial" w:eastAsia="Arial" w:hAnsi="Arial" w:cs="Arial"/>
          <w:sz w:val="24"/>
          <w:szCs w:val="24"/>
        </w:rPr>
        <w:t xml:space="preserve">principalmente </w:t>
      </w:r>
      <w:r w:rsidR="001301C1" w:rsidRPr="0068691B">
        <w:rPr>
          <w:rFonts w:ascii="Arial" w:eastAsia="Arial" w:hAnsi="Arial" w:cs="Arial"/>
          <w:sz w:val="24"/>
          <w:szCs w:val="24"/>
        </w:rPr>
        <w:t>a</w:t>
      </w:r>
      <w:r w:rsidR="000C0937">
        <w:rPr>
          <w:rFonts w:ascii="Arial" w:eastAsia="Arial" w:hAnsi="Arial" w:cs="Arial"/>
          <w:sz w:val="24"/>
          <w:szCs w:val="24"/>
        </w:rPr>
        <w:t>quela</w:t>
      </w:r>
      <w:r w:rsidR="001301C1" w:rsidRPr="0068691B">
        <w:rPr>
          <w:rFonts w:ascii="Arial" w:eastAsia="Arial" w:hAnsi="Arial" w:cs="Arial"/>
          <w:sz w:val="24"/>
          <w:szCs w:val="24"/>
        </w:rPr>
        <w:t xml:space="preserve">s </w:t>
      </w:r>
      <w:r w:rsidR="000C0937">
        <w:rPr>
          <w:rFonts w:ascii="Arial" w:eastAsia="Arial" w:hAnsi="Arial" w:cs="Arial"/>
          <w:sz w:val="24"/>
          <w:szCs w:val="24"/>
        </w:rPr>
        <w:t xml:space="preserve">informações </w:t>
      </w:r>
      <w:r w:rsidR="001301C1" w:rsidRPr="0068691B">
        <w:rPr>
          <w:rFonts w:ascii="Arial" w:eastAsia="Arial" w:hAnsi="Arial" w:cs="Arial"/>
          <w:sz w:val="24"/>
          <w:szCs w:val="24"/>
        </w:rPr>
        <w:t>que est</w:t>
      </w:r>
      <w:r w:rsidR="000C0937">
        <w:rPr>
          <w:rFonts w:ascii="Arial" w:eastAsia="Arial" w:hAnsi="Arial" w:cs="Arial"/>
          <w:sz w:val="24"/>
          <w:szCs w:val="24"/>
        </w:rPr>
        <w:t>arão</w:t>
      </w:r>
      <w:r w:rsidR="001301C1" w:rsidRPr="0068691B">
        <w:rPr>
          <w:rFonts w:ascii="Arial" w:eastAsia="Arial" w:hAnsi="Arial" w:cs="Arial"/>
          <w:sz w:val="24"/>
          <w:szCs w:val="24"/>
        </w:rPr>
        <w:t xml:space="preserve"> com o primeiro policial que cheg</w:t>
      </w:r>
      <w:r w:rsidR="000C0937">
        <w:rPr>
          <w:rFonts w:ascii="Arial" w:eastAsia="Arial" w:hAnsi="Arial" w:cs="Arial"/>
          <w:sz w:val="24"/>
          <w:szCs w:val="24"/>
        </w:rPr>
        <w:t>ar</w:t>
      </w:r>
      <w:r w:rsidR="001301C1" w:rsidRPr="0068691B">
        <w:rPr>
          <w:rFonts w:ascii="Arial" w:eastAsia="Arial" w:hAnsi="Arial" w:cs="Arial"/>
          <w:sz w:val="24"/>
          <w:szCs w:val="24"/>
        </w:rPr>
        <w:t xml:space="preserve"> à cena do crime</w:t>
      </w:r>
      <w:r w:rsidR="000072D7">
        <w:rPr>
          <w:rFonts w:ascii="Arial" w:eastAsia="Arial" w:hAnsi="Arial" w:cs="Arial"/>
          <w:sz w:val="24"/>
          <w:szCs w:val="24"/>
        </w:rPr>
        <w:t>.</w:t>
      </w:r>
    </w:p>
    <w:p w14:paraId="65845525" w14:textId="136CEF62" w:rsidR="000072D7" w:rsidRDefault="00052EB3"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Interaja com a</w:t>
      </w:r>
      <w:r w:rsidR="000072D7">
        <w:rPr>
          <w:rFonts w:ascii="Arial" w:eastAsia="Arial" w:hAnsi="Arial" w:cs="Arial"/>
          <w:sz w:val="24"/>
          <w:szCs w:val="24"/>
        </w:rPr>
        <w:t xml:space="preserve"> imagem a segu</w:t>
      </w:r>
      <w:r w:rsidR="00556815">
        <w:rPr>
          <w:rFonts w:ascii="Arial" w:eastAsia="Arial" w:hAnsi="Arial" w:cs="Arial"/>
          <w:sz w:val="24"/>
          <w:szCs w:val="24"/>
        </w:rPr>
        <w:t>ir</w:t>
      </w:r>
      <w:r>
        <w:rPr>
          <w:rFonts w:ascii="Arial" w:eastAsia="Arial" w:hAnsi="Arial" w:cs="Arial"/>
          <w:sz w:val="24"/>
          <w:szCs w:val="24"/>
        </w:rPr>
        <w:t xml:space="preserve"> e veja </w:t>
      </w:r>
      <w:r w:rsidR="00556815">
        <w:rPr>
          <w:rFonts w:ascii="Arial" w:eastAsia="Arial" w:hAnsi="Arial" w:cs="Arial"/>
          <w:sz w:val="24"/>
          <w:szCs w:val="24"/>
        </w:rPr>
        <w:t>outras</w:t>
      </w:r>
      <w:r w:rsidR="000072D7">
        <w:rPr>
          <w:rFonts w:ascii="Arial" w:eastAsia="Arial" w:hAnsi="Arial" w:cs="Arial"/>
          <w:sz w:val="24"/>
          <w:szCs w:val="24"/>
        </w:rPr>
        <w:t xml:space="preserve"> informações possíveis que </w:t>
      </w:r>
      <w:r w:rsidR="009F2946">
        <w:rPr>
          <w:rFonts w:ascii="Arial" w:eastAsia="Arial" w:hAnsi="Arial" w:cs="Arial"/>
          <w:sz w:val="24"/>
          <w:szCs w:val="24"/>
        </w:rPr>
        <w:t>você deve</w:t>
      </w:r>
      <w:r w:rsidR="000072D7">
        <w:rPr>
          <w:rFonts w:ascii="Arial" w:eastAsia="Arial" w:hAnsi="Arial" w:cs="Arial"/>
          <w:sz w:val="24"/>
          <w:szCs w:val="24"/>
        </w:rPr>
        <w:t xml:space="preserve"> </w:t>
      </w:r>
      <w:r w:rsidR="009F2946">
        <w:rPr>
          <w:rFonts w:ascii="Arial" w:eastAsia="Arial" w:hAnsi="Arial" w:cs="Arial"/>
          <w:sz w:val="24"/>
          <w:szCs w:val="24"/>
        </w:rPr>
        <w:t>levantar para análise.</w:t>
      </w:r>
      <w:r w:rsidR="000072D7">
        <w:rPr>
          <w:rFonts w:ascii="Arial" w:eastAsia="Arial" w:hAnsi="Arial" w:cs="Arial"/>
          <w:sz w:val="24"/>
          <w:szCs w:val="24"/>
        </w:rPr>
        <w:t xml:space="preserve"> </w:t>
      </w:r>
    </w:p>
    <w:p w14:paraId="42FDC032" w14:textId="77777777" w:rsidR="00E232BE" w:rsidRDefault="00E232BE" w:rsidP="00E81C66">
      <w:pPr>
        <w:tabs>
          <w:tab w:val="left" w:pos="2490"/>
        </w:tabs>
        <w:spacing w:beforeLines="24" w:before="57" w:afterLines="24" w:after="57" w:line="360" w:lineRule="auto"/>
        <w:jc w:val="center"/>
        <w:rPr>
          <w:rFonts w:ascii="Arial" w:eastAsia="Arial" w:hAnsi="Arial" w:cs="Arial"/>
          <w:sz w:val="24"/>
          <w:szCs w:val="24"/>
        </w:rPr>
      </w:pPr>
    </w:p>
    <w:p w14:paraId="1BC3123C" w14:textId="0A006C96" w:rsidR="00E232BE" w:rsidRDefault="00E232BE" w:rsidP="00E81C66">
      <w:pPr>
        <w:tabs>
          <w:tab w:val="left" w:pos="2490"/>
        </w:tabs>
        <w:spacing w:beforeLines="24" w:before="57" w:afterLines="24" w:after="57" w:line="360" w:lineRule="auto"/>
        <w:jc w:val="center"/>
        <w:rPr>
          <w:rFonts w:ascii="Arial" w:eastAsia="Arial" w:hAnsi="Arial" w:cs="Arial"/>
          <w:sz w:val="24"/>
          <w:szCs w:val="24"/>
        </w:rPr>
      </w:pPr>
      <w:commentRangeStart w:id="12"/>
      <w:commentRangeStart w:id="13"/>
      <w:r>
        <w:rPr>
          <w:noProof/>
        </w:rPr>
        <w:lastRenderedPageBreak/>
        <w:drawing>
          <wp:inline distT="0" distB="0" distL="0" distR="0" wp14:anchorId="6E6EC19C" wp14:editId="6FFCB043">
            <wp:extent cx="5417743" cy="3228975"/>
            <wp:effectExtent l="0" t="0" r="0" b="0"/>
            <wp:docPr id="36" name="Imagem 36" descr="Secret agency teammates searching for criminal movements on investigation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cret agency teammates searching for criminal movements on investigation 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598" cy="3242000"/>
                    </a:xfrm>
                    <a:prstGeom prst="rect">
                      <a:avLst/>
                    </a:prstGeom>
                    <a:noFill/>
                    <a:ln>
                      <a:noFill/>
                    </a:ln>
                  </pic:spPr>
                </pic:pic>
              </a:graphicData>
            </a:graphic>
          </wp:inline>
        </w:drawing>
      </w:r>
      <w:commentRangeEnd w:id="12"/>
      <w:r>
        <w:rPr>
          <w:rStyle w:val="Refdecomentrio"/>
        </w:rPr>
        <w:commentReference w:id="12"/>
      </w:r>
      <w:commentRangeEnd w:id="13"/>
      <w:r w:rsidR="00C1136F">
        <w:rPr>
          <w:rStyle w:val="Refdecomentrio"/>
        </w:rPr>
        <w:commentReference w:id="13"/>
      </w:r>
    </w:p>
    <w:p w14:paraId="7E80DDBB" w14:textId="1B23A671" w:rsidR="00556815" w:rsidRDefault="00556815" w:rsidP="00D84F6D">
      <w:pPr>
        <w:tabs>
          <w:tab w:val="left" w:pos="2490"/>
        </w:tabs>
        <w:rPr>
          <w:rFonts w:ascii="Arial" w:eastAsia="Times New Roman" w:hAnsi="Arial" w:cs="Arial"/>
          <w:color w:val="FF0000"/>
        </w:rPr>
      </w:pPr>
      <w:r>
        <w:rPr>
          <w:rFonts w:ascii="Arial" w:eastAsia="Times New Roman" w:hAnsi="Arial" w:cs="Arial"/>
          <w:b/>
          <w:color w:val="FF0000"/>
        </w:rPr>
        <w:t xml:space="preserve">Figura </w:t>
      </w:r>
      <w:r w:rsidR="00D12335">
        <w:rPr>
          <w:rFonts w:ascii="Arial" w:eastAsia="Times New Roman" w:hAnsi="Arial" w:cs="Arial"/>
          <w:b/>
          <w:color w:val="FF0000"/>
        </w:rPr>
        <w:t>5</w:t>
      </w:r>
      <w:r>
        <w:rPr>
          <w:rFonts w:ascii="Arial" w:eastAsia="Times New Roman" w:hAnsi="Arial" w:cs="Arial"/>
          <w:b/>
          <w:color w:val="FF0000"/>
        </w:rPr>
        <w:t>:</w:t>
      </w:r>
      <w:r>
        <w:rPr>
          <w:rFonts w:ascii="Arial" w:eastAsia="Times New Roman" w:hAnsi="Arial" w:cs="Arial"/>
          <w:color w:val="FF0000"/>
        </w:rPr>
        <w:t xml:space="preserve"> Equipe de investigação e a identificação de informaçõe</w:t>
      </w:r>
      <w:r w:rsidR="00DB0710">
        <w:rPr>
          <w:rFonts w:ascii="Arial" w:eastAsia="Times New Roman" w:hAnsi="Arial" w:cs="Arial"/>
          <w:b/>
          <w:color w:val="FF0000"/>
        </w:rPr>
        <w:t xml:space="preserve">s. </w:t>
      </w:r>
      <w:r>
        <w:rPr>
          <w:rFonts w:ascii="Arial" w:eastAsia="Times New Roman" w:hAnsi="Arial" w:cs="Arial"/>
          <w:b/>
          <w:color w:val="FF0000"/>
        </w:rPr>
        <w:t>Fonte:</w:t>
      </w:r>
      <w:r w:rsidR="00FB7F9C">
        <w:rPr>
          <w:rFonts w:ascii="Arial" w:eastAsia="Times New Roman" w:hAnsi="Arial" w:cs="Arial"/>
          <w:color w:val="FF0000"/>
        </w:rPr>
        <w:t xml:space="preserve"> Shutterstock</w:t>
      </w:r>
      <w:r w:rsidR="00595A3A">
        <w:rPr>
          <w:rFonts w:ascii="Arial" w:eastAsia="Times New Roman" w:hAnsi="Arial" w:cs="Arial"/>
          <w:color w:val="FF0000"/>
        </w:rPr>
        <w:t xml:space="preserve"> </w:t>
      </w:r>
      <w:r w:rsidR="00E232BE">
        <w:rPr>
          <w:rFonts w:ascii="Arial" w:eastAsia="Times New Roman" w:hAnsi="Arial" w:cs="Arial"/>
          <w:color w:val="FF0000"/>
        </w:rPr>
        <w:t>(2019)</w:t>
      </w:r>
      <w:r w:rsidR="00DB0710">
        <w:rPr>
          <w:rFonts w:ascii="Arial" w:eastAsia="Times New Roman" w:hAnsi="Arial" w:cs="Arial"/>
          <w:color w:val="FF0000"/>
        </w:rPr>
        <w:t>, adaptado</w:t>
      </w:r>
      <w:r>
        <w:rPr>
          <w:rFonts w:ascii="Arial" w:eastAsia="Times New Roman" w:hAnsi="Arial" w:cs="Arial"/>
          <w:color w:val="FF0000"/>
        </w:rPr>
        <w:t xml:space="preserve"> por labSEAD-UFSC (2019).</w:t>
      </w:r>
    </w:p>
    <w:p w14:paraId="26632DE4" w14:textId="77777777" w:rsidR="00556815" w:rsidRDefault="00556815" w:rsidP="00E81C66">
      <w:pPr>
        <w:tabs>
          <w:tab w:val="left" w:pos="2490"/>
        </w:tabs>
        <w:spacing w:beforeLines="24" w:before="57" w:afterLines="24" w:after="57" w:line="360" w:lineRule="auto"/>
        <w:jc w:val="center"/>
        <w:rPr>
          <w:rFonts w:ascii="Arial" w:eastAsia="Arial" w:hAnsi="Arial" w:cs="Arial"/>
          <w:sz w:val="24"/>
          <w:szCs w:val="24"/>
        </w:rPr>
      </w:pPr>
    </w:p>
    <w:p w14:paraId="4C5DD2C0" w14:textId="1ACD5EFF" w:rsidR="003911A5" w:rsidRDefault="003911A5"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Pe</w:t>
      </w:r>
      <w:r w:rsidR="009F2946">
        <w:rPr>
          <w:rFonts w:ascii="Arial" w:eastAsia="Arial" w:hAnsi="Arial" w:cs="Arial"/>
          <w:sz w:val="24"/>
          <w:szCs w:val="24"/>
        </w:rPr>
        <w:t>rceba que todas as informações</w:t>
      </w:r>
      <w:r w:rsidR="001E3C23" w:rsidRPr="0068691B">
        <w:rPr>
          <w:rFonts w:ascii="Arial" w:eastAsia="Arial" w:hAnsi="Arial" w:cs="Arial"/>
          <w:sz w:val="24"/>
          <w:szCs w:val="24"/>
        </w:rPr>
        <w:t xml:space="preserve"> levantadas </w:t>
      </w:r>
      <w:r w:rsidR="009F2946">
        <w:rPr>
          <w:rFonts w:ascii="Arial" w:eastAsia="Arial" w:hAnsi="Arial" w:cs="Arial"/>
          <w:sz w:val="24"/>
          <w:szCs w:val="24"/>
        </w:rPr>
        <w:t>devem</w:t>
      </w:r>
      <w:r w:rsidR="00FB7F9C">
        <w:rPr>
          <w:rFonts w:ascii="Arial" w:eastAsia="Arial" w:hAnsi="Arial" w:cs="Arial"/>
          <w:sz w:val="24"/>
          <w:szCs w:val="24"/>
        </w:rPr>
        <w:t xml:space="preserve"> ser</w:t>
      </w:r>
      <w:r>
        <w:rPr>
          <w:rFonts w:ascii="Arial" w:eastAsia="Arial" w:hAnsi="Arial" w:cs="Arial"/>
          <w:sz w:val="24"/>
          <w:szCs w:val="24"/>
        </w:rPr>
        <w:t xml:space="preserve"> consider</w:t>
      </w:r>
      <w:r w:rsidR="00FB7F9C">
        <w:rPr>
          <w:rFonts w:ascii="Arial" w:eastAsia="Arial" w:hAnsi="Arial" w:cs="Arial"/>
          <w:sz w:val="24"/>
          <w:szCs w:val="24"/>
        </w:rPr>
        <w:t>adas</w:t>
      </w:r>
      <w:r w:rsidR="000C0937">
        <w:rPr>
          <w:rFonts w:ascii="Arial" w:eastAsia="Arial" w:hAnsi="Arial" w:cs="Arial"/>
          <w:sz w:val="24"/>
          <w:szCs w:val="24"/>
        </w:rPr>
        <w:t xml:space="preserve"> como</w:t>
      </w:r>
      <w:r w:rsidR="001301C1" w:rsidRPr="0068691B">
        <w:rPr>
          <w:rFonts w:ascii="Arial" w:eastAsia="Arial" w:hAnsi="Arial" w:cs="Arial"/>
          <w:sz w:val="24"/>
          <w:szCs w:val="24"/>
        </w:rPr>
        <w:t xml:space="preserve"> significativas para responder </w:t>
      </w:r>
      <w:r w:rsidR="00A0719E">
        <w:rPr>
          <w:rFonts w:ascii="Arial" w:eastAsia="Arial" w:hAnsi="Arial" w:cs="Arial"/>
          <w:sz w:val="24"/>
          <w:szCs w:val="24"/>
        </w:rPr>
        <w:t>à</w:t>
      </w:r>
      <w:r w:rsidR="001301C1" w:rsidRPr="0068691B">
        <w:rPr>
          <w:rFonts w:ascii="Arial" w:eastAsia="Arial" w:hAnsi="Arial" w:cs="Arial"/>
          <w:sz w:val="24"/>
          <w:szCs w:val="24"/>
        </w:rPr>
        <w:t>s questões formuladas</w:t>
      </w:r>
      <w:r w:rsidR="009F2946">
        <w:rPr>
          <w:rFonts w:ascii="Arial" w:eastAsia="Arial" w:hAnsi="Arial" w:cs="Arial"/>
          <w:sz w:val="24"/>
          <w:szCs w:val="24"/>
        </w:rPr>
        <w:t xml:space="preserve"> em relação ao crime</w:t>
      </w:r>
      <w:r w:rsidR="001301C1" w:rsidRPr="0068691B">
        <w:rPr>
          <w:rFonts w:ascii="Arial" w:eastAsia="Arial" w:hAnsi="Arial" w:cs="Arial"/>
          <w:sz w:val="24"/>
          <w:szCs w:val="24"/>
        </w:rPr>
        <w:t>.</w:t>
      </w:r>
      <w:r>
        <w:rPr>
          <w:rFonts w:ascii="Arial" w:eastAsia="Arial" w:hAnsi="Arial" w:cs="Arial"/>
          <w:sz w:val="24"/>
          <w:szCs w:val="24"/>
        </w:rPr>
        <w:t xml:space="preserve"> E</w:t>
      </w:r>
      <w:r w:rsidR="006627D2">
        <w:rPr>
          <w:rFonts w:ascii="Arial" w:eastAsia="Arial" w:hAnsi="Arial" w:cs="Arial"/>
          <w:sz w:val="24"/>
          <w:szCs w:val="24"/>
        </w:rPr>
        <w:t>,</w:t>
      </w:r>
      <w:r>
        <w:rPr>
          <w:rFonts w:ascii="Arial" w:eastAsia="Arial" w:hAnsi="Arial" w:cs="Arial"/>
          <w:sz w:val="24"/>
          <w:szCs w:val="24"/>
        </w:rPr>
        <w:t xml:space="preserve"> p</w:t>
      </w:r>
      <w:r w:rsidR="001301C1" w:rsidRPr="0068691B">
        <w:rPr>
          <w:rFonts w:ascii="Arial" w:eastAsia="Arial" w:hAnsi="Arial" w:cs="Arial"/>
          <w:sz w:val="24"/>
          <w:szCs w:val="24"/>
        </w:rPr>
        <w:t>ara obt</w:t>
      </w:r>
      <w:r>
        <w:rPr>
          <w:rFonts w:ascii="Arial" w:eastAsia="Arial" w:hAnsi="Arial" w:cs="Arial"/>
          <w:sz w:val="24"/>
          <w:szCs w:val="24"/>
        </w:rPr>
        <w:t>ê-las,</w:t>
      </w:r>
      <w:r w:rsidR="001301C1" w:rsidRPr="0068691B">
        <w:rPr>
          <w:rFonts w:ascii="Arial" w:eastAsia="Arial" w:hAnsi="Arial" w:cs="Arial"/>
          <w:sz w:val="24"/>
          <w:szCs w:val="24"/>
        </w:rPr>
        <w:t xml:space="preserve"> a equipe pode recorrer a diversas fontes. </w:t>
      </w:r>
    </w:p>
    <w:p w14:paraId="7FF6D1D1" w14:textId="77777777" w:rsidR="003911A5" w:rsidRDefault="003911A5" w:rsidP="0068691B">
      <w:pPr>
        <w:tabs>
          <w:tab w:val="left" w:pos="2490"/>
        </w:tabs>
        <w:spacing w:beforeLines="24" w:before="57" w:afterLines="24" w:after="57" w:line="360" w:lineRule="auto"/>
        <w:jc w:val="both"/>
        <w:rPr>
          <w:rFonts w:ascii="Arial" w:eastAsia="Arial" w:hAnsi="Arial" w:cs="Arial"/>
          <w:sz w:val="24"/>
          <w:szCs w:val="24"/>
        </w:rPr>
      </w:pPr>
    </w:p>
    <w:p w14:paraId="31AB5EF6" w14:textId="1666C741" w:rsidR="003911A5" w:rsidRPr="003911A5" w:rsidRDefault="003911A5" w:rsidP="0068691B">
      <w:pPr>
        <w:tabs>
          <w:tab w:val="left" w:pos="2490"/>
        </w:tabs>
        <w:spacing w:beforeLines="24" w:before="57" w:afterLines="24" w:after="57" w:line="360" w:lineRule="auto"/>
        <w:jc w:val="both"/>
        <w:rPr>
          <w:rFonts w:ascii="Arial" w:eastAsia="Arial" w:hAnsi="Arial" w:cs="Arial"/>
          <w:b/>
          <w:color w:val="FF0000"/>
          <w:sz w:val="24"/>
          <w:szCs w:val="24"/>
        </w:rPr>
      </w:pPr>
      <w:r w:rsidRPr="003911A5">
        <w:rPr>
          <w:rFonts w:ascii="Arial" w:eastAsia="Arial" w:hAnsi="Arial" w:cs="Arial"/>
          <w:b/>
          <w:color w:val="FF0000"/>
          <w:sz w:val="24"/>
          <w:szCs w:val="24"/>
        </w:rPr>
        <w:t>&lt;Abrir Destaque&gt;</w:t>
      </w:r>
    </w:p>
    <w:p w14:paraId="68A99BA8" w14:textId="07B674EA" w:rsidR="000327A2" w:rsidRPr="003911A5" w:rsidRDefault="001301C1" w:rsidP="0068691B">
      <w:pPr>
        <w:tabs>
          <w:tab w:val="left" w:pos="2490"/>
        </w:tabs>
        <w:spacing w:beforeLines="24" w:before="57" w:afterLines="24" w:after="57" w:line="360" w:lineRule="auto"/>
        <w:jc w:val="both"/>
        <w:rPr>
          <w:rFonts w:ascii="Arial" w:eastAsia="Arial" w:hAnsi="Arial" w:cs="Arial"/>
          <w:color w:val="FF0000"/>
          <w:sz w:val="24"/>
          <w:szCs w:val="24"/>
        </w:rPr>
      </w:pPr>
      <w:r w:rsidRPr="003911A5">
        <w:rPr>
          <w:rFonts w:ascii="Arial" w:eastAsia="Arial" w:hAnsi="Arial" w:cs="Arial"/>
          <w:color w:val="FF0000"/>
          <w:sz w:val="24"/>
          <w:szCs w:val="24"/>
        </w:rPr>
        <w:t xml:space="preserve">No caso do </w:t>
      </w:r>
      <w:r w:rsidR="000C0937">
        <w:rPr>
          <w:rFonts w:ascii="Arial" w:eastAsia="Arial" w:hAnsi="Arial" w:cs="Arial"/>
          <w:color w:val="FF0000"/>
          <w:sz w:val="24"/>
          <w:szCs w:val="24"/>
        </w:rPr>
        <w:t xml:space="preserve">crime de </w:t>
      </w:r>
      <w:r w:rsidRPr="003911A5">
        <w:rPr>
          <w:rFonts w:ascii="Arial" w:eastAsia="Arial" w:hAnsi="Arial" w:cs="Arial"/>
          <w:color w:val="FF0000"/>
          <w:sz w:val="24"/>
          <w:szCs w:val="24"/>
        </w:rPr>
        <w:t>estupro, é recomendado que a primeira fonte</w:t>
      </w:r>
      <w:r w:rsidR="000C0937">
        <w:rPr>
          <w:rFonts w:ascii="Arial" w:eastAsia="Arial" w:hAnsi="Arial" w:cs="Arial"/>
          <w:color w:val="FF0000"/>
          <w:sz w:val="24"/>
          <w:szCs w:val="24"/>
        </w:rPr>
        <w:t xml:space="preserve"> de informação</w:t>
      </w:r>
      <w:r w:rsidRPr="003911A5">
        <w:rPr>
          <w:rFonts w:ascii="Arial" w:eastAsia="Arial" w:hAnsi="Arial" w:cs="Arial"/>
          <w:color w:val="FF0000"/>
          <w:sz w:val="24"/>
          <w:szCs w:val="24"/>
        </w:rPr>
        <w:t xml:space="preserve"> seja a vítima, pois, dependendo das circunstâncias, ela será o </w:t>
      </w:r>
      <w:r w:rsidR="000C0937">
        <w:rPr>
          <w:rFonts w:ascii="Arial" w:eastAsia="Arial" w:hAnsi="Arial" w:cs="Arial"/>
          <w:color w:val="FF0000"/>
          <w:sz w:val="24"/>
          <w:szCs w:val="24"/>
        </w:rPr>
        <w:t xml:space="preserve">seu </w:t>
      </w:r>
      <w:r w:rsidRPr="003911A5">
        <w:rPr>
          <w:rFonts w:ascii="Arial" w:eastAsia="Arial" w:hAnsi="Arial" w:cs="Arial"/>
          <w:color w:val="FF0000"/>
          <w:sz w:val="24"/>
          <w:szCs w:val="24"/>
        </w:rPr>
        <w:t xml:space="preserve">único ponto de partida. </w:t>
      </w:r>
    </w:p>
    <w:p w14:paraId="3ADC2A86" w14:textId="2B582A3A" w:rsidR="003911A5" w:rsidRPr="003911A5" w:rsidRDefault="003911A5" w:rsidP="0068691B">
      <w:pPr>
        <w:tabs>
          <w:tab w:val="left" w:pos="2490"/>
        </w:tabs>
        <w:spacing w:beforeLines="24" w:before="57" w:afterLines="24" w:after="57" w:line="360" w:lineRule="auto"/>
        <w:jc w:val="both"/>
        <w:rPr>
          <w:rFonts w:ascii="Arial" w:eastAsia="Arial" w:hAnsi="Arial" w:cs="Arial"/>
          <w:b/>
          <w:color w:val="FF0000"/>
          <w:sz w:val="24"/>
          <w:szCs w:val="24"/>
        </w:rPr>
      </w:pPr>
      <w:r w:rsidRPr="003911A5">
        <w:rPr>
          <w:rFonts w:ascii="Arial" w:eastAsia="Arial" w:hAnsi="Arial" w:cs="Arial"/>
          <w:b/>
          <w:color w:val="FF0000"/>
          <w:sz w:val="24"/>
          <w:szCs w:val="24"/>
        </w:rPr>
        <w:t>&lt;Fechar Destaque&gt;</w:t>
      </w:r>
    </w:p>
    <w:p w14:paraId="4DC56B26" w14:textId="77777777" w:rsidR="000327A2" w:rsidRPr="0068691B" w:rsidRDefault="000327A2" w:rsidP="0068691B">
      <w:pPr>
        <w:tabs>
          <w:tab w:val="left" w:pos="2490"/>
        </w:tabs>
        <w:spacing w:beforeLines="24" w:before="57" w:afterLines="24" w:after="57" w:line="360" w:lineRule="auto"/>
        <w:jc w:val="both"/>
        <w:rPr>
          <w:rFonts w:ascii="Arial" w:eastAsia="Arial" w:hAnsi="Arial" w:cs="Arial"/>
          <w:sz w:val="24"/>
          <w:szCs w:val="24"/>
        </w:rPr>
      </w:pPr>
    </w:p>
    <w:p w14:paraId="29AC78F5" w14:textId="77777777" w:rsidR="000327A2" w:rsidRPr="0068691B" w:rsidRDefault="001301C1" w:rsidP="0068691B">
      <w:pPr>
        <w:tabs>
          <w:tab w:val="left" w:pos="2490"/>
        </w:tabs>
        <w:spacing w:beforeLines="24" w:before="57" w:afterLines="24" w:after="57" w:line="360" w:lineRule="auto"/>
        <w:jc w:val="both"/>
        <w:rPr>
          <w:rFonts w:ascii="Arial" w:hAnsi="Arial" w:cs="Arial"/>
          <w:sz w:val="24"/>
          <w:szCs w:val="24"/>
        </w:rPr>
      </w:pPr>
      <w:r w:rsidRPr="0068691B">
        <w:rPr>
          <w:rFonts w:ascii="Arial" w:eastAsia="Arial" w:hAnsi="Arial" w:cs="Arial"/>
          <w:sz w:val="24"/>
          <w:szCs w:val="24"/>
        </w:rPr>
        <w:t>Outras fontes de informações importantes para subsidiar um planejamento de investigação de crime de estupro são os relatórios de análise criminal e relatórios estatísticos sobre o tema.</w:t>
      </w:r>
    </w:p>
    <w:p w14:paraId="69941A8A" w14:textId="5C22CC04" w:rsidR="00A342E5" w:rsidRDefault="00742AA6"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É</w:t>
      </w:r>
      <w:r w:rsidR="001301C1" w:rsidRPr="0068691B">
        <w:rPr>
          <w:rFonts w:ascii="Arial" w:eastAsia="Arial" w:hAnsi="Arial" w:cs="Arial"/>
          <w:sz w:val="24"/>
          <w:szCs w:val="24"/>
        </w:rPr>
        <w:t xml:space="preserve"> recomendado que a equipe faça visitas exploratórias na cena do crim</w:t>
      </w:r>
      <w:r w:rsidR="003911A5">
        <w:rPr>
          <w:rFonts w:ascii="Arial" w:eastAsia="Arial" w:hAnsi="Arial" w:cs="Arial"/>
          <w:sz w:val="24"/>
          <w:szCs w:val="24"/>
        </w:rPr>
        <w:t>e</w:t>
      </w:r>
      <w:r w:rsidR="001301C1" w:rsidRPr="0068691B">
        <w:rPr>
          <w:rFonts w:ascii="Arial" w:eastAsia="Arial" w:hAnsi="Arial" w:cs="Arial"/>
          <w:sz w:val="24"/>
          <w:szCs w:val="24"/>
        </w:rPr>
        <w:t>, nos ambientes de convivência social e profissional da vítima</w:t>
      </w:r>
      <w:r w:rsidR="00FB7F9C">
        <w:rPr>
          <w:rFonts w:ascii="Arial" w:eastAsia="Arial" w:hAnsi="Arial" w:cs="Arial"/>
          <w:sz w:val="24"/>
          <w:szCs w:val="24"/>
        </w:rPr>
        <w:t xml:space="preserve"> e do acusado</w:t>
      </w:r>
      <w:r w:rsidR="001301C1" w:rsidRPr="0068691B">
        <w:rPr>
          <w:rFonts w:ascii="Arial" w:eastAsia="Arial" w:hAnsi="Arial" w:cs="Arial"/>
          <w:sz w:val="24"/>
          <w:szCs w:val="24"/>
        </w:rPr>
        <w:t xml:space="preserve">, principalmente no ambiente que o suspeito usou como referência para seleção da </w:t>
      </w:r>
      <w:r w:rsidR="00F9206D" w:rsidRPr="0068691B">
        <w:rPr>
          <w:rFonts w:ascii="Arial" w:eastAsia="Arial" w:hAnsi="Arial" w:cs="Arial"/>
          <w:sz w:val="24"/>
          <w:szCs w:val="24"/>
        </w:rPr>
        <w:t>vítima</w:t>
      </w:r>
      <w:r w:rsidR="001301C1" w:rsidRPr="0068691B">
        <w:rPr>
          <w:rFonts w:ascii="Arial" w:eastAsia="Arial" w:hAnsi="Arial" w:cs="Arial"/>
          <w:sz w:val="24"/>
          <w:szCs w:val="24"/>
        </w:rPr>
        <w:t>,</w:t>
      </w:r>
      <w:r w:rsidR="005601A3" w:rsidRPr="0068691B">
        <w:rPr>
          <w:rFonts w:ascii="Arial" w:eastAsia="Arial" w:hAnsi="Arial" w:cs="Arial"/>
          <w:sz w:val="24"/>
          <w:szCs w:val="24"/>
        </w:rPr>
        <w:t xml:space="preserve"> a exemplo de</w:t>
      </w:r>
      <w:r w:rsidR="001301C1" w:rsidRPr="0068691B">
        <w:rPr>
          <w:rFonts w:ascii="Arial" w:eastAsia="Arial" w:hAnsi="Arial" w:cs="Arial"/>
          <w:sz w:val="24"/>
          <w:szCs w:val="24"/>
        </w:rPr>
        <w:t xml:space="preserve"> um bar, uma boate, um ponto de ônibus, </w:t>
      </w:r>
      <w:r w:rsidR="005601A3" w:rsidRPr="0068691B">
        <w:rPr>
          <w:rFonts w:ascii="Arial" w:eastAsia="Arial" w:hAnsi="Arial" w:cs="Arial"/>
          <w:sz w:val="24"/>
          <w:szCs w:val="24"/>
        </w:rPr>
        <w:t xml:space="preserve">uma escola, </w:t>
      </w:r>
      <w:r w:rsidR="003911A5">
        <w:rPr>
          <w:rFonts w:ascii="Arial" w:eastAsia="Arial" w:hAnsi="Arial" w:cs="Arial"/>
          <w:sz w:val="24"/>
          <w:szCs w:val="24"/>
        </w:rPr>
        <w:t xml:space="preserve">entre </w:t>
      </w:r>
      <w:r w:rsidR="003911A5">
        <w:rPr>
          <w:rFonts w:ascii="Arial" w:eastAsia="Arial" w:hAnsi="Arial" w:cs="Arial"/>
          <w:sz w:val="24"/>
          <w:szCs w:val="24"/>
        </w:rPr>
        <w:lastRenderedPageBreak/>
        <w:t>outros</w:t>
      </w:r>
      <w:r w:rsidR="000C0937">
        <w:rPr>
          <w:rFonts w:ascii="Arial" w:eastAsia="Arial" w:hAnsi="Arial" w:cs="Arial"/>
          <w:sz w:val="24"/>
          <w:szCs w:val="24"/>
        </w:rPr>
        <w:t xml:space="preserve"> locais</w:t>
      </w:r>
      <w:r w:rsidR="003911A5">
        <w:rPr>
          <w:rFonts w:ascii="Arial" w:eastAsia="Arial" w:hAnsi="Arial" w:cs="Arial"/>
          <w:sz w:val="24"/>
          <w:szCs w:val="24"/>
        </w:rPr>
        <w:t>.</w:t>
      </w:r>
    </w:p>
    <w:p w14:paraId="7E921693" w14:textId="2106DF9C" w:rsidR="000C0937" w:rsidRPr="00E81C66" w:rsidRDefault="00A342E5" w:rsidP="0068691B">
      <w:pPr>
        <w:tabs>
          <w:tab w:val="left" w:pos="2490"/>
        </w:tabs>
        <w:spacing w:beforeLines="24" w:before="57" w:afterLines="24" w:after="57" w:line="360" w:lineRule="auto"/>
        <w:jc w:val="both"/>
        <w:rPr>
          <w:rFonts w:ascii="Arial" w:eastAsia="Arial" w:hAnsi="Arial" w:cs="Arial"/>
          <w:color w:val="auto"/>
          <w:sz w:val="24"/>
          <w:szCs w:val="24"/>
        </w:rPr>
      </w:pPr>
      <w:r w:rsidRPr="00E81C66">
        <w:rPr>
          <w:rFonts w:ascii="Arial" w:eastAsia="Arial" w:hAnsi="Arial" w:cs="Arial"/>
          <w:color w:val="auto"/>
          <w:sz w:val="24"/>
          <w:szCs w:val="24"/>
        </w:rPr>
        <w:t>A prática tem demonstrado que</w:t>
      </w:r>
      <w:r w:rsidR="006627D2">
        <w:rPr>
          <w:rFonts w:ascii="Arial" w:eastAsia="Arial" w:hAnsi="Arial" w:cs="Arial"/>
          <w:color w:val="auto"/>
          <w:sz w:val="24"/>
          <w:szCs w:val="24"/>
        </w:rPr>
        <w:t>,</w:t>
      </w:r>
      <w:r w:rsidR="003911A5" w:rsidRPr="00E81C66">
        <w:rPr>
          <w:rFonts w:ascii="Arial" w:eastAsia="Arial" w:hAnsi="Arial" w:cs="Arial"/>
          <w:color w:val="auto"/>
          <w:sz w:val="24"/>
          <w:szCs w:val="24"/>
        </w:rPr>
        <w:t xml:space="preserve"> com um olhar </w:t>
      </w:r>
      <w:r w:rsidR="00F9206D" w:rsidRPr="003911A5">
        <w:rPr>
          <w:rFonts w:ascii="Arial" w:eastAsia="Arial" w:hAnsi="Arial" w:cs="Arial"/>
          <w:color w:val="auto"/>
          <w:sz w:val="24"/>
          <w:szCs w:val="24"/>
        </w:rPr>
        <w:t>atento à</w:t>
      </w:r>
      <w:r w:rsidRPr="00E81C66">
        <w:rPr>
          <w:rFonts w:ascii="Arial" w:eastAsia="Arial" w:hAnsi="Arial" w:cs="Arial"/>
          <w:color w:val="auto"/>
          <w:sz w:val="24"/>
          <w:szCs w:val="24"/>
        </w:rPr>
        <w:t xml:space="preserve"> cena do crime depois de liberada pelos peritos</w:t>
      </w:r>
      <w:r w:rsidR="00742AA6" w:rsidRPr="00E81C66">
        <w:rPr>
          <w:rFonts w:ascii="Arial" w:eastAsia="Arial" w:hAnsi="Arial" w:cs="Arial"/>
          <w:color w:val="auto"/>
          <w:sz w:val="24"/>
          <w:szCs w:val="24"/>
        </w:rPr>
        <w:t xml:space="preserve">, </w:t>
      </w:r>
      <w:r w:rsidR="009F2946">
        <w:rPr>
          <w:rFonts w:ascii="Arial" w:eastAsia="Arial" w:hAnsi="Arial" w:cs="Arial"/>
          <w:color w:val="auto"/>
          <w:sz w:val="24"/>
          <w:szCs w:val="24"/>
        </w:rPr>
        <w:t>a</w:t>
      </w:r>
      <w:r w:rsidRPr="00E81C66">
        <w:rPr>
          <w:rFonts w:ascii="Arial" w:eastAsia="Arial" w:hAnsi="Arial" w:cs="Arial"/>
          <w:color w:val="auto"/>
          <w:sz w:val="24"/>
          <w:szCs w:val="24"/>
        </w:rPr>
        <w:t xml:space="preserve"> compreensão do evento</w:t>
      </w:r>
      <w:r w:rsidR="009F2946">
        <w:rPr>
          <w:rFonts w:ascii="Arial" w:eastAsia="Arial" w:hAnsi="Arial" w:cs="Arial"/>
          <w:color w:val="auto"/>
          <w:sz w:val="24"/>
          <w:szCs w:val="24"/>
        </w:rPr>
        <w:t xml:space="preserve"> se faz de forma mais dinâmica</w:t>
      </w:r>
      <w:r w:rsidR="003911A5" w:rsidRPr="00E81C66">
        <w:rPr>
          <w:rFonts w:ascii="Arial" w:eastAsia="Arial" w:hAnsi="Arial" w:cs="Arial"/>
          <w:color w:val="auto"/>
          <w:sz w:val="24"/>
          <w:szCs w:val="24"/>
        </w:rPr>
        <w:t xml:space="preserve">. E isto pode </w:t>
      </w:r>
      <w:r w:rsidR="00F9206D" w:rsidRPr="003911A5">
        <w:rPr>
          <w:rFonts w:ascii="Arial" w:eastAsia="Arial" w:hAnsi="Arial" w:cs="Arial"/>
          <w:color w:val="auto"/>
          <w:sz w:val="24"/>
          <w:szCs w:val="24"/>
        </w:rPr>
        <w:t>ser fundamental</w:t>
      </w:r>
      <w:r w:rsidRPr="00E81C66">
        <w:rPr>
          <w:rFonts w:ascii="Arial" w:eastAsia="Arial" w:hAnsi="Arial" w:cs="Arial"/>
          <w:color w:val="auto"/>
          <w:sz w:val="24"/>
          <w:szCs w:val="24"/>
        </w:rPr>
        <w:t xml:space="preserve"> para estabelecer objetivos, escopo e questões </w:t>
      </w:r>
      <w:r w:rsidR="009F2946">
        <w:rPr>
          <w:rFonts w:ascii="Arial" w:eastAsia="Arial" w:hAnsi="Arial" w:cs="Arial"/>
          <w:color w:val="auto"/>
          <w:sz w:val="24"/>
          <w:szCs w:val="24"/>
        </w:rPr>
        <w:t>para a condução do processo</w:t>
      </w:r>
      <w:r w:rsidRPr="00E81C66">
        <w:rPr>
          <w:rFonts w:ascii="Arial" w:eastAsia="Arial" w:hAnsi="Arial" w:cs="Arial"/>
          <w:color w:val="auto"/>
          <w:sz w:val="24"/>
          <w:szCs w:val="24"/>
        </w:rPr>
        <w:t xml:space="preserve"> </w:t>
      </w:r>
      <w:r w:rsidR="002A2321" w:rsidRPr="003911A5">
        <w:rPr>
          <w:rFonts w:ascii="Arial" w:eastAsia="Arial" w:hAnsi="Arial" w:cs="Arial"/>
          <w:color w:val="auto"/>
          <w:sz w:val="24"/>
          <w:szCs w:val="24"/>
        </w:rPr>
        <w:t>investiga</w:t>
      </w:r>
      <w:r w:rsidR="009F2946">
        <w:rPr>
          <w:rFonts w:ascii="Arial" w:eastAsia="Arial" w:hAnsi="Arial" w:cs="Arial"/>
          <w:color w:val="auto"/>
          <w:sz w:val="24"/>
          <w:szCs w:val="24"/>
        </w:rPr>
        <w:t>tório</w:t>
      </w:r>
      <w:r w:rsidR="002A2321" w:rsidRPr="003911A5">
        <w:rPr>
          <w:rFonts w:ascii="Arial" w:eastAsia="Arial" w:hAnsi="Arial" w:cs="Arial"/>
          <w:color w:val="auto"/>
          <w:sz w:val="24"/>
          <w:szCs w:val="24"/>
        </w:rPr>
        <w:t xml:space="preserve">. </w:t>
      </w:r>
    </w:p>
    <w:p w14:paraId="75BDC709"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5FC3864B" w14:textId="5017ABEC" w:rsidR="00F10486" w:rsidRPr="009372E1"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&lt;H3&gt;</w:t>
      </w:r>
      <w:r w:rsidR="001301C1" w:rsidRPr="0068691B">
        <w:rPr>
          <w:rFonts w:ascii="Arial" w:eastAsia="Arial" w:hAnsi="Arial" w:cs="Arial"/>
          <w:b/>
          <w:sz w:val="24"/>
          <w:szCs w:val="24"/>
        </w:rPr>
        <w:t>Definição do</w:t>
      </w:r>
      <w:r w:rsidR="00660360" w:rsidRPr="0068691B">
        <w:rPr>
          <w:rFonts w:ascii="Arial" w:eastAsia="Arial" w:hAnsi="Arial" w:cs="Arial"/>
          <w:b/>
          <w:sz w:val="24"/>
          <w:szCs w:val="24"/>
        </w:rPr>
        <w:t>s</w:t>
      </w:r>
      <w:r w:rsidR="001301C1" w:rsidRPr="0068691B">
        <w:rPr>
          <w:rFonts w:ascii="Arial" w:eastAsia="Arial" w:hAnsi="Arial" w:cs="Arial"/>
          <w:b/>
          <w:sz w:val="24"/>
          <w:szCs w:val="24"/>
        </w:rPr>
        <w:t xml:space="preserve"> objetivo</w:t>
      </w:r>
      <w:r w:rsidR="00660360" w:rsidRPr="0068691B">
        <w:rPr>
          <w:rFonts w:ascii="Arial" w:eastAsia="Arial" w:hAnsi="Arial" w:cs="Arial"/>
          <w:b/>
          <w:sz w:val="24"/>
          <w:szCs w:val="24"/>
        </w:rPr>
        <w:t>s</w:t>
      </w:r>
      <w:r w:rsidR="001301C1" w:rsidRPr="0068691B">
        <w:rPr>
          <w:rFonts w:ascii="Arial" w:eastAsia="Arial" w:hAnsi="Arial" w:cs="Arial"/>
          <w:b/>
          <w:sz w:val="24"/>
          <w:szCs w:val="24"/>
        </w:rPr>
        <w:t xml:space="preserve"> da investigação do estupro</w:t>
      </w:r>
      <w:r>
        <w:rPr>
          <w:rFonts w:ascii="Arial" w:eastAsia="Arial" w:hAnsi="Arial" w:cs="Arial"/>
          <w:b/>
          <w:sz w:val="24"/>
          <w:szCs w:val="24"/>
          <w:shd w:val="clear" w:color="auto" w:fill="4A86E8"/>
        </w:rPr>
        <w:t>&lt;H3/&gt;</w:t>
      </w:r>
    </w:p>
    <w:p w14:paraId="16BCB030" w14:textId="77777777" w:rsidR="000327A2" w:rsidRPr="0068691B" w:rsidRDefault="000327A2" w:rsidP="0068691B">
      <w:pPr>
        <w:tabs>
          <w:tab w:val="left" w:pos="2490"/>
        </w:tabs>
        <w:spacing w:beforeLines="24" w:before="57" w:afterLines="24" w:after="57" w:line="360" w:lineRule="auto"/>
        <w:jc w:val="both"/>
        <w:rPr>
          <w:rFonts w:ascii="Arial" w:hAnsi="Arial" w:cs="Arial"/>
          <w:b/>
          <w:sz w:val="24"/>
          <w:szCs w:val="24"/>
        </w:rPr>
      </w:pPr>
    </w:p>
    <w:p w14:paraId="3C1AC6D8" w14:textId="5738D6F9" w:rsidR="000327A2" w:rsidRDefault="009F2946" w:rsidP="0068691B">
      <w:pPr>
        <w:tabs>
          <w:tab w:val="left" w:pos="2490"/>
        </w:tabs>
        <w:spacing w:beforeLines="24" w:before="57" w:afterLines="24" w:after="57" w:line="360" w:lineRule="auto"/>
        <w:jc w:val="both"/>
        <w:rPr>
          <w:rFonts w:ascii="Arial" w:eastAsia="Arial" w:hAnsi="Arial" w:cs="Arial"/>
          <w:sz w:val="24"/>
          <w:szCs w:val="24"/>
        </w:rPr>
      </w:pPr>
      <w:r>
        <w:rPr>
          <w:rFonts w:ascii="Arial" w:hAnsi="Arial" w:cs="Arial"/>
          <w:sz w:val="24"/>
          <w:szCs w:val="24"/>
        </w:rPr>
        <w:t xml:space="preserve">Após o </w:t>
      </w:r>
      <w:r>
        <w:rPr>
          <w:rFonts w:ascii="Arial" w:eastAsia="Arial" w:hAnsi="Arial" w:cs="Arial"/>
          <w:sz w:val="24"/>
          <w:szCs w:val="24"/>
        </w:rPr>
        <w:t>c</w:t>
      </w:r>
      <w:r w:rsidR="001301C1" w:rsidRPr="0068691B">
        <w:rPr>
          <w:rFonts w:ascii="Arial" w:eastAsia="Arial" w:hAnsi="Arial" w:cs="Arial"/>
          <w:sz w:val="24"/>
          <w:szCs w:val="24"/>
        </w:rPr>
        <w:t>onheci</w:t>
      </w:r>
      <w:r>
        <w:rPr>
          <w:rFonts w:ascii="Arial" w:eastAsia="Arial" w:hAnsi="Arial" w:cs="Arial"/>
          <w:sz w:val="24"/>
          <w:szCs w:val="24"/>
        </w:rPr>
        <w:t>mento</w:t>
      </w:r>
      <w:r w:rsidR="001301C1" w:rsidRPr="0068691B">
        <w:rPr>
          <w:rFonts w:ascii="Arial" w:eastAsia="Arial" w:hAnsi="Arial" w:cs="Arial"/>
          <w:sz w:val="24"/>
          <w:szCs w:val="24"/>
        </w:rPr>
        <w:t xml:space="preserve"> </w:t>
      </w:r>
      <w:r>
        <w:rPr>
          <w:rFonts w:ascii="Arial" w:eastAsia="Arial" w:hAnsi="Arial" w:cs="Arial"/>
          <w:sz w:val="24"/>
          <w:szCs w:val="24"/>
        </w:rPr>
        <w:t>d</w:t>
      </w:r>
      <w:r w:rsidR="001301C1" w:rsidRPr="0068691B">
        <w:rPr>
          <w:rFonts w:ascii="Arial" w:eastAsia="Arial" w:hAnsi="Arial" w:cs="Arial"/>
          <w:sz w:val="24"/>
          <w:szCs w:val="24"/>
        </w:rPr>
        <w:t xml:space="preserve">o </w:t>
      </w:r>
      <w:r w:rsidR="0068548D" w:rsidRPr="0068691B">
        <w:rPr>
          <w:rFonts w:ascii="Arial" w:eastAsia="Arial" w:hAnsi="Arial" w:cs="Arial"/>
          <w:sz w:val="24"/>
          <w:szCs w:val="24"/>
        </w:rPr>
        <w:t xml:space="preserve">evento delituoso a ser investigado, </w:t>
      </w:r>
      <w:r w:rsidR="001301C1" w:rsidRPr="0068691B">
        <w:rPr>
          <w:rFonts w:ascii="Arial" w:eastAsia="Arial" w:hAnsi="Arial" w:cs="Arial"/>
          <w:sz w:val="24"/>
          <w:szCs w:val="24"/>
        </w:rPr>
        <w:t>a equipe deve definir o</w:t>
      </w:r>
      <w:r w:rsidR="00660360" w:rsidRPr="0068691B">
        <w:rPr>
          <w:rFonts w:ascii="Arial" w:eastAsia="Arial" w:hAnsi="Arial" w:cs="Arial"/>
          <w:sz w:val="24"/>
          <w:szCs w:val="24"/>
        </w:rPr>
        <w:t>s</w:t>
      </w:r>
      <w:r w:rsidR="001301C1" w:rsidRPr="0068691B">
        <w:rPr>
          <w:rFonts w:ascii="Arial" w:eastAsia="Arial" w:hAnsi="Arial" w:cs="Arial"/>
          <w:sz w:val="24"/>
          <w:szCs w:val="24"/>
        </w:rPr>
        <w:t xml:space="preserve"> objetivo</w:t>
      </w:r>
      <w:r w:rsidR="00660360" w:rsidRPr="0068691B">
        <w:rPr>
          <w:rFonts w:ascii="Arial" w:eastAsia="Arial" w:hAnsi="Arial" w:cs="Arial"/>
          <w:sz w:val="24"/>
          <w:szCs w:val="24"/>
        </w:rPr>
        <w:t>s</w:t>
      </w:r>
      <w:r w:rsidR="001301C1" w:rsidRPr="0068691B">
        <w:rPr>
          <w:rFonts w:ascii="Arial" w:eastAsia="Arial" w:hAnsi="Arial" w:cs="Arial"/>
          <w:sz w:val="24"/>
          <w:szCs w:val="24"/>
        </w:rPr>
        <w:t xml:space="preserve"> da investigação por meio da especificação do fato e das questões que precisarão ser </w:t>
      </w:r>
      <w:r w:rsidR="00F9206D">
        <w:rPr>
          <w:rFonts w:ascii="Arial" w:eastAsia="Arial" w:hAnsi="Arial" w:cs="Arial"/>
          <w:sz w:val="24"/>
          <w:szCs w:val="24"/>
        </w:rPr>
        <w:t>r</w:t>
      </w:r>
      <w:r w:rsidR="00F9206D" w:rsidRPr="0068691B">
        <w:rPr>
          <w:rFonts w:ascii="Arial" w:eastAsia="Arial" w:hAnsi="Arial" w:cs="Arial"/>
          <w:sz w:val="24"/>
          <w:szCs w:val="24"/>
        </w:rPr>
        <w:t>espondidas</w:t>
      </w:r>
      <w:r w:rsidR="00E643F6" w:rsidRPr="0068691B">
        <w:rPr>
          <w:rFonts w:ascii="Arial" w:eastAsia="Arial" w:hAnsi="Arial" w:cs="Arial"/>
          <w:sz w:val="24"/>
          <w:szCs w:val="24"/>
        </w:rPr>
        <w:t>.</w:t>
      </w:r>
      <w:r w:rsidR="00E643F6">
        <w:rPr>
          <w:rFonts w:ascii="Arial" w:eastAsia="Arial" w:hAnsi="Arial" w:cs="Arial"/>
          <w:sz w:val="24"/>
          <w:szCs w:val="24"/>
        </w:rPr>
        <w:t xml:space="preserve"> </w:t>
      </w:r>
      <w:r w:rsidR="00F9206D">
        <w:rPr>
          <w:rFonts w:ascii="Arial" w:eastAsia="Arial" w:hAnsi="Arial" w:cs="Arial"/>
          <w:sz w:val="24"/>
          <w:szCs w:val="24"/>
        </w:rPr>
        <w:t>As questões apresentadas</w:t>
      </w:r>
      <w:r w:rsidR="001301C1" w:rsidRPr="0068691B">
        <w:rPr>
          <w:rFonts w:ascii="Arial" w:eastAsia="Arial" w:hAnsi="Arial" w:cs="Arial"/>
          <w:sz w:val="24"/>
          <w:szCs w:val="24"/>
        </w:rPr>
        <w:t xml:space="preserve"> para validar as hipóteses levantadas são os elementos que direcionarão o caminho da investigação</w:t>
      </w:r>
      <w:r w:rsidR="007F56C6">
        <w:rPr>
          <w:rFonts w:ascii="Arial" w:eastAsia="Arial" w:hAnsi="Arial" w:cs="Arial"/>
          <w:sz w:val="24"/>
          <w:szCs w:val="24"/>
        </w:rPr>
        <w:t xml:space="preserve"> e apontarão</w:t>
      </w:r>
      <w:r w:rsidR="001301C1" w:rsidRPr="0068691B">
        <w:rPr>
          <w:rFonts w:ascii="Arial" w:eastAsia="Arial" w:hAnsi="Arial" w:cs="Arial"/>
          <w:sz w:val="24"/>
          <w:szCs w:val="24"/>
        </w:rPr>
        <w:t xml:space="preserve"> os métodos e técnicas que deverão ser adotados</w:t>
      </w:r>
      <w:r w:rsidR="006D6712">
        <w:rPr>
          <w:rFonts w:ascii="Arial" w:eastAsia="Arial" w:hAnsi="Arial" w:cs="Arial"/>
          <w:sz w:val="24"/>
          <w:szCs w:val="24"/>
        </w:rPr>
        <w:t xml:space="preserve"> </w:t>
      </w:r>
      <w:r w:rsidR="00004357">
        <w:rPr>
          <w:rFonts w:ascii="Arial" w:eastAsia="Arial" w:hAnsi="Arial" w:cs="Arial"/>
          <w:sz w:val="24"/>
          <w:szCs w:val="24"/>
        </w:rPr>
        <w:t>para se chegar a</w:t>
      </w:r>
      <w:r w:rsidR="001301C1" w:rsidRPr="0068691B">
        <w:rPr>
          <w:rFonts w:ascii="Arial" w:eastAsia="Arial" w:hAnsi="Arial" w:cs="Arial"/>
          <w:sz w:val="24"/>
          <w:szCs w:val="24"/>
        </w:rPr>
        <w:t>o resultado esperado.</w:t>
      </w:r>
    </w:p>
    <w:p w14:paraId="79D95C73" w14:textId="020AE1D2" w:rsidR="000327A2" w:rsidRDefault="004B6D26"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 xml:space="preserve">Para apuração e identificação da </w:t>
      </w:r>
      <w:r w:rsidR="001301C1" w:rsidRPr="0068691B">
        <w:rPr>
          <w:rFonts w:ascii="Arial" w:eastAsia="Arial" w:hAnsi="Arial" w:cs="Arial"/>
          <w:sz w:val="24"/>
          <w:szCs w:val="24"/>
        </w:rPr>
        <w:t>autoria e materialidade do crime</w:t>
      </w:r>
      <w:r>
        <w:rPr>
          <w:rFonts w:ascii="Arial" w:eastAsia="Arial" w:hAnsi="Arial" w:cs="Arial"/>
          <w:sz w:val="24"/>
          <w:szCs w:val="24"/>
        </w:rPr>
        <w:t>, a investigação criminal primeiramente deverá</w:t>
      </w:r>
      <w:r w:rsidR="00F9206D">
        <w:rPr>
          <w:rFonts w:ascii="Arial" w:eastAsia="Arial" w:hAnsi="Arial" w:cs="Arial"/>
          <w:sz w:val="24"/>
          <w:szCs w:val="24"/>
        </w:rPr>
        <w:t xml:space="preserve"> </w:t>
      </w:r>
      <w:r w:rsidR="001301C1" w:rsidRPr="0068691B">
        <w:rPr>
          <w:rFonts w:ascii="Arial" w:eastAsia="Arial" w:hAnsi="Arial" w:cs="Arial"/>
          <w:sz w:val="24"/>
          <w:szCs w:val="24"/>
        </w:rPr>
        <w:t>dizer se o evento noticiado se enquadra no tipo descrito na norma penal</w:t>
      </w:r>
      <w:r w:rsidR="00F9206D">
        <w:rPr>
          <w:rFonts w:ascii="Arial" w:eastAsia="Arial" w:hAnsi="Arial" w:cs="Arial"/>
          <w:sz w:val="24"/>
          <w:szCs w:val="24"/>
        </w:rPr>
        <w:t>, para então</w:t>
      </w:r>
      <w:r w:rsidR="001301C1" w:rsidRPr="0068691B">
        <w:rPr>
          <w:rFonts w:ascii="Arial" w:eastAsia="Arial" w:hAnsi="Arial" w:cs="Arial"/>
          <w:sz w:val="24"/>
          <w:szCs w:val="24"/>
        </w:rPr>
        <w:t xml:space="preserve"> </w:t>
      </w:r>
      <w:r>
        <w:rPr>
          <w:rFonts w:ascii="Arial" w:eastAsia="Arial" w:hAnsi="Arial" w:cs="Arial"/>
          <w:sz w:val="24"/>
          <w:szCs w:val="24"/>
        </w:rPr>
        <w:t xml:space="preserve">informar </w:t>
      </w:r>
      <w:r w:rsidR="001301C1" w:rsidRPr="0068691B">
        <w:rPr>
          <w:rFonts w:ascii="Arial" w:eastAsia="Arial" w:hAnsi="Arial" w:cs="Arial"/>
          <w:sz w:val="24"/>
          <w:szCs w:val="24"/>
        </w:rPr>
        <w:t xml:space="preserve">a qual </w:t>
      </w:r>
      <w:r>
        <w:rPr>
          <w:rFonts w:ascii="Arial" w:eastAsia="Arial" w:hAnsi="Arial" w:cs="Arial"/>
          <w:sz w:val="24"/>
          <w:szCs w:val="24"/>
        </w:rPr>
        <w:t xml:space="preserve">das </w:t>
      </w:r>
      <w:r w:rsidR="001301C1" w:rsidRPr="0068691B">
        <w:rPr>
          <w:rFonts w:ascii="Arial" w:eastAsia="Arial" w:hAnsi="Arial" w:cs="Arial"/>
          <w:sz w:val="24"/>
          <w:szCs w:val="24"/>
        </w:rPr>
        <w:t xml:space="preserve">modalidades relacionadas no </w:t>
      </w:r>
      <w:r w:rsidR="001301C1" w:rsidRPr="00E81C66">
        <w:rPr>
          <w:rFonts w:ascii="Arial" w:eastAsia="Arial" w:hAnsi="Arial" w:cs="Arial"/>
          <w:color w:val="auto"/>
          <w:sz w:val="24"/>
          <w:szCs w:val="24"/>
        </w:rPr>
        <w:t>Art. 213 do C</w:t>
      </w:r>
      <w:r w:rsidR="00734E8F" w:rsidRPr="00E81C66">
        <w:rPr>
          <w:rFonts w:ascii="Arial" w:eastAsia="Arial" w:hAnsi="Arial" w:cs="Arial"/>
          <w:color w:val="auto"/>
          <w:sz w:val="24"/>
          <w:szCs w:val="24"/>
        </w:rPr>
        <w:t xml:space="preserve">ódigo </w:t>
      </w:r>
      <w:r w:rsidR="001301C1" w:rsidRPr="00A530DA">
        <w:rPr>
          <w:rFonts w:ascii="Arial" w:eastAsia="Arial" w:hAnsi="Arial" w:cs="Arial"/>
          <w:color w:val="auto"/>
          <w:sz w:val="24"/>
          <w:szCs w:val="24"/>
        </w:rPr>
        <w:t>P</w:t>
      </w:r>
      <w:r w:rsidR="00734E8F" w:rsidRPr="00A530DA">
        <w:rPr>
          <w:rFonts w:ascii="Arial" w:eastAsia="Arial" w:hAnsi="Arial" w:cs="Arial"/>
          <w:color w:val="auto"/>
          <w:sz w:val="24"/>
          <w:szCs w:val="24"/>
        </w:rPr>
        <w:t>enal</w:t>
      </w:r>
      <w:r w:rsidR="00A530DA" w:rsidRPr="00A530DA">
        <w:rPr>
          <w:rFonts w:ascii="Arial" w:eastAsia="Arial" w:hAnsi="Arial" w:cs="Arial"/>
          <w:b/>
          <w:color w:val="auto"/>
          <w:sz w:val="24"/>
          <w:szCs w:val="24"/>
        </w:rPr>
        <w:t xml:space="preserve"> </w:t>
      </w:r>
      <w:r w:rsidR="001301C1" w:rsidRPr="00A530DA">
        <w:rPr>
          <w:rFonts w:ascii="Arial" w:eastAsia="Arial" w:hAnsi="Arial" w:cs="Arial"/>
          <w:sz w:val="24"/>
          <w:szCs w:val="24"/>
        </w:rPr>
        <w:t>ele</w:t>
      </w:r>
      <w:r w:rsidR="001301C1" w:rsidRPr="0068691B">
        <w:rPr>
          <w:rFonts w:ascii="Arial" w:eastAsia="Arial" w:hAnsi="Arial" w:cs="Arial"/>
          <w:sz w:val="24"/>
          <w:szCs w:val="24"/>
        </w:rPr>
        <w:t xml:space="preserve"> </w:t>
      </w:r>
      <w:r w:rsidR="00F9206D">
        <w:rPr>
          <w:rFonts w:ascii="Arial" w:eastAsia="Arial" w:hAnsi="Arial" w:cs="Arial"/>
          <w:sz w:val="24"/>
          <w:szCs w:val="24"/>
        </w:rPr>
        <w:t xml:space="preserve">está </w:t>
      </w:r>
      <w:r w:rsidR="00A530DA">
        <w:rPr>
          <w:rFonts w:ascii="Arial" w:eastAsia="Arial" w:hAnsi="Arial" w:cs="Arial"/>
          <w:sz w:val="24"/>
          <w:szCs w:val="24"/>
        </w:rPr>
        <w:t>relacionado</w:t>
      </w:r>
      <w:r w:rsidR="001301C1" w:rsidRPr="0068691B">
        <w:rPr>
          <w:rFonts w:ascii="Arial" w:eastAsia="Arial" w:hAnsi="Arial" w:cs="Arial"/>
          <w:sz w:val="24"/>
          <w:szCs w:val="24"/>
        </w:rPr>
        <w:t>.</w:t>
      </w:r>
    </w:p>
    <w:p w14:paraId="5EC84DD6" w14:textId="2EB9153C" w:rsidR="005A70F3" w:rsidDel="008B6008" w:rsidRDefault="005A70F3" w:rsidP="0068691B">
      <w:pPr>
        <w:tabs>
          <w:tab w:val="left" w:pos="2490"/>
        </w:tabs>
        <w:spacing w:beforeLines="24" w:before="57" w:afterLines="24" w:after="57" w:line="360" w:lineRule="auto"/>
        <w:jc w:val="both"/>
        <w:rPr>
          <w:del w:id="14" w:author="Cíntia" w:date="2019-11-29T14:34:00Z"/>
          <w:rFonts w:ascii="Arial" w:eastAsia="Arial" w:hAnsi="Arial" w:cs="Arial"/>
          <w:sz w:val="24"/>
          <w:szCs w:val="24"/>
        </w:rPr>
      </w:pPr>
    </w:p>
    <w:p w14:paraId="455EF391" w14:textId="7745C0FE" w:rsidR="005A70F3" w:rsidRPr="005F06E9" w:rsidRDefault="005A70F3" w:rsidP="0068691B">
      <w:pPr>
        <w:tabs>
          <w:tab w:val="left" w:pos="2490"/>
        </w:tabs>
        <w:spacing w:beforeLines="24" w:before="57" w:afterLines="24" w:after="57" w:line="360" w:lineRule="auto"/>
        <w:jc w:val="both"/>
        <w:rPr>
          <w:rFonts w:ascii="Arial" w:eastAsia="Arial" w:hAnsi="Arial" w:cs="Arial"/>
          <w:b/>
          <w:color w:val="ED7D31" w:themeColor="accent2"/>
          <w:sz w:val="24"/>
          <w:szCs w:val="24"/>
        </w:rPr>
      </w:pPr>
      <w:r w:rsidRPr="005F06E9">
        <w:rPr>
          <w:rFonts w:ascii="Arial" w:eastAsia="Arial" w:hAnsi="Arial" w:cs="Arial"/>
          <w:b/>
          <w:color w:val="ED7D31" w:themeColor="accent2"/>
          <w:sz w:val="24"/>
          <w:szCs w:val="24"/>
        </w:rPr>
        <w:t>&lt;Abrir Saiba Mais&gt;</w:t>
      </w:r>
    </w:p>
    <w:p w14:paraId="525D51A9" w14:textId="1A045D20" w:rsidR="005F06E9" w:rsidRPr="00E81C66" w:rsidRDefault="005F06E9" w:rsidP="0068691B">
      <w:pPr>
        <w:tabs>
          <w:tab w:val="left" w:pos="2490"/>
        </w:tabs>
        <w:spacing w:beforeLines="24" w:before="57" w:afterLines="24" w:after="57" w:line="360" w:lineRule="auto"/>
        <w:jc w:val="both"/>
        <w:rPr>
          <w:rFonts w:ascii="Arial" w:eastAsia="Arial" w:hAnsi="Arial" w:cs="Arial"/>
          <w:color w:val="FF0000"/>
          <w:sz w:val="24"/>
          <w:szCs w:val="24"/>
        </w:rPr>
      </w:pPr>
      <w:r w:rsidRPr="005F06E9">
        <w:rPr>
          <w:rFonts w:ascii="Arial" w:eastAsia="Arial" w:hAnsi="Arial" w:cs="Arial"/>
          <w:color w:val="ED7D31" w:themeColor="accent2"/>
          <w:sz w:val="24"/>
          <w:szCs w:val="24"/>
        </w:rPr>
        <w:t xml:space="preserve">A caracterização do crime do estupro e as diferentes modalidades de pena o crime são encontradas no </w:t>
      </w:r>
      <w:r w:rsidRPr="003F4250">
        <w:rPr>
          <w:rFonts w:ascii="Arial" w:eastAsia="Arial" w:hAnsi="Arial" w:cs="Arial"/>
          <w:color w:val="ED7D31" w:themeColor="accent2"/>
          <w:sz w:val="24"/>
          <w:szCs w:val="24"/>
          <w:highlight w:val="yellow"/>
        </w:rPr>
        <w:t xml:space="preserve">Art. </w:t>
      </w:r>
      <w:r w:rsidR="003F4250" w:rsidRPr="003F4250">
        <w:rPr>
          <w:rFonts w:ascii="Arial" w:eastAsia="Arial" w:hAnsi="Arial" w:cs="Arial"/>
          <w:color w:val="ED7D31" w:themeColor="accent2"/>
          <w:sz w:val="24"/>
          <w:szCs w:val="24"/>
          <w:highlight w:val="yellow"/>
        </w:rPr>
        <w:t>213 do Código Penal Brasileiro</w:t>
      </w:r>
      <w:r w:rsidR="003F4250">
        <w:rPr>
          <w:rFonts w:ascii="Arial" w:eastAsia="Arial" w:hAnsi="Arial" w:cs="Arial"/>
          <w:color w:val="ED7D31" w:themeColor="accent2"/>
          <w:sz w:val="24"/>
          <w:szCs w:val="24"/>
        </w:rPr>
        <w:t xml:space="preserve"> </w:t>
      </w:r>
      <w:r w:rsidR="00A530DA" w:rsidRPr="00E81C66">
        <w:rPr>
          <w:rFonts w:ascii="Arial" w:eastAsia="Arial" w:hAnsi="Arial" w:cs="Arial"/>
          <w:color w:val="FF0000"/>
          <w:sz w:val="24"/>
          <w:szCs w:val="24"/>
          <w:highlight w:val="yellow"/>
        </w:rPr>
        <w:t>&lt;</w:t>
      </w:r>
      <w:hyperlink r:id="rId19" w:history="1">
        <w:r w:rsidRPr="00E81C66">
          <w:rPr>
            <w:rFonts w:ascii="Arial" w:eastAsia="Arial" w:hAnsi="Arial" w:cs="Arial"/>
            <w:color w:val="FF0000"/>
            <w:sz w:val="24"/>
            <w:szCs w:val="24"/>
            <w:highlight w:val="yellow"/>
          </w:rPr>
          <w:t>http://www.planalto.gov.br/ccivil_03/_Ato2007-2010/2009/Lei/L12015.htm</w:t>
        </w:r>
      </w:hyperlink>
      <w:r w:rsidR="00A530DA" w:rsidRPr="00E81C66">
        <w:rPr>
          <w:rFonts w:ascii="Arial" w:eastAsia="Arial" w:hAnsi="Arial" w:cs="Arial"/>
          <w:color w:val="FF0000"/>
          <w:sz w:val="24"/>
          <w:szCs w:val="24"/>
          <w:highlight w:val="yellow"/>
        </w:rPr>
        <w:t>&gt;.</w:t>
      </w:r>
    </w:p>
    <w:p w14:paraId="66B2DFEF" w14:textId="4A09C310" w:rsidR="005A70F3" w:rsidRPr="005F06E9" w:rsidRDefault="005A70F3" w:rsidP="0068691B">
      <w:pPr>
        <w:tabs>
          <w:tab w:val="left" w:pos="2490"/>
        </w:tabs>
        <w:spacing w:beforeLines="24" w:before="57" w:afterLines="24" w:after="57" w:line="360" w:lineRule="auto"/>
        <w:jc w:val="both"/>
        <w:rPr>
          <w:rFonts w:ascii="Arial" w:eastAsia="Arial" w:hAnsi="Arial" w:cs="Arial"/>
          <w:b/>
          <w:color w:val="ED7D31" w:themeColor="accent2"/>
          <w:sz w:val="24"/>
          <w:szCs w:val="24"/>
        </w:rPr>
      </w:pPr>
      <w:r w:rsidRPr="005F06E9">
        <w:rPr>
          <w:rFonts w:ascii="Arial" w:eastAsia="Arial" w:hAnsi="Arial" w:cs="Arial"/>
          <w:b/>
          <w:color w:val="ED7D31" w:themeColor="accent2"/>
          <w:sz w:val="24"/>
          <w:szCs w:val="24"/>
        </w:rPr>
        <w:t>&lt;Fechar Saiba Mais&gt;</w:t>
      </w:r>
    </w:p>
    <w:p w14:paraId="5E4ECCA8" w14:textId="0D706DB3" w:rsidR="00413781" w:rsidRPr="0068691B" w:rsidDel="008B6008" w:rsidRDefault="00413781" w:rsidP="0068691B">
      <w:pPr>
        <w:tabs>
          <w:tab w:val="left" w:pos="2490"/>
        </w:tabs>
        <w:spacing w:beforeLines="24" w:before="57" w:afterLines="24" w:after="57" w:line="360" w:lineRule="auto"/>
        <w:jc w:val="both"/>
        <w:rPr>
          <w:del w:id="15" w:author="Cíntia" w:date="2019-11-29T14:34:00Z"/>
          <w:rFonts w:ascii="Arial" w:hAnsi="Arial" w:cs="Arial"/>
          <w:sz w:val="24"/>
          <w:szCs w:val="24"/>
        </w:rPr>
      </w:pPr>
    </w:p>
    <w:p w14:paraId="128965B9" w14:textId="06F5EEF1" w:rsidR="004169A8" w:rsidRDefault="006627D2"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Ao c</w:t>
      </w:r>
      <w:r w:rsidR="001301C1" w:rsidRPr="006627D2">
        <w:rPr>
          <w:rFonts w:ascii="Arial" w:eastAsia="Arial" w:hAnsi="Arial" w:cs="Arial"/>
          <w:sz w:val="24"/>
          <w:szCs w:val="24"/>
        </w:rPr>
        <w:t>onfronta</w:t>
      </w:r>
      <w:r>
        <w:rPr>
          <w:rFonts w:ascii="Arial" w:eastAsia="Arial" w:hAnsi="Arial" w:cs="Arial"/>
          <w:sz w:val="24"/>
          <w:szCs w:val="24"/>
        </w:rPr>
        <w:t>r</w:t>
      </w:r>
      <w:r w:rsidR="001301C1" w:rsidRPr="006627D2">
        <w:rPr>
          <w:rFonts w:ascii="Arial" w:eastAsia="Arial" w:hAnsi="Arial" w:cs="Arial"/>
          <w:sz w:val="24"/>
          <w:szCs w:val="24"/>
        </w:rPr>
        <w:t xml:space="preserve"> o evento</w:t>
      </w:r>
      <w:r w:rsidR="00A530DA" w:rsidRPr="006627D2">
        <w:rPr>
          <w:rFonts w:ascii="Arial" w:eastAsia="Arial" w:hAnsi="Arial" w:cs="Arial"/>
          <w:sz w:val="24"/>
          <w:szCs w:val="24"/>
        </w:rPr>
        <w:t xml:space="preserve"> do crime</w:t>
      </w:r>
      <w:r w:rsidR="001301C1" w:rsidRPr="006627D2">
        <w:rPr>
          <w:rFonts w:ascii="Arial" w:eastAsia="Arial" w:hAnsi="Arial" w:cs="Arial"/>
          <w:sz w:val="24"/>
          <w:szCs w:val="24"/>
        </w:rPr>
        <w:t xml:space="preserve"> com a norma penal</w:t>
      </w:r>
      <w:r w:rsidR="005F06E9" w:rsidRPr="006627D2">
        <w:rPr>
          <w:rFonts w:ascii="Arial" w:eastAsia="Arial" w:hAnsi="Arial" w:cs="Arial"/>
          <w:sz w:val="24"/>
          <w:szCs w:val="24"/>
        </w:rPr>
        <w:t xml:space="preserve">, </w:t>
      </w:r>
      <w:r w:rsidR="001301C1" w:rsidRPr="006627D2">
        <w:rPr>
          <w:rFonts w:ascii="Arial" w:eastAsia="Arial" w:hAnsi="Arial" w:cs="Arial"/>
          <w:sz w:val="24"/>
          <w:szCs w:val="24"/>
        </w:rPr>
        <w:t>é preciso apontar evidências de que toda a sua dinâmica est</w:t>
      </w:r>
      <w:r>
        <w:rPr>
          <w:rFonts w:ascii="Arial" w:eastAsia="Arial" w:hAnsi="Arial" w:cs="Arial"/>
          <w:sz w:val="24"/>
          <w:szCs w:val="24"/>
        </w:rPr>
        <w:t>eja</w:t>
      </w:r>
      <w:r w:rsidR="001301C1" w:rsidRPr="006627D2">
        <w:rPr>
          <w:rFonts w:ascii="Arial" w:eastAsia="Arial" w:hAnsi="Arial" w:cs="Arial"/>
          <w:sz w:val="24"/>
          <w:szCs w:val="24"/>
        </w:rPr>
        <w:t xml:space="preserve"> de acordo com a descrição legal </w:t>
      </w:r>
      <w:r>
        <w:rPr>
          <w:rFonts w:ascii="Arial" w:eastAsia="Arial" w:hAnsi="Arial" w:cs="Arial"/>
          <w:sz w:val="24"/>
          <w:szCs w:val="24"/>
        </w:rPr>
        <w:t>n</w:t>
      </w:r>
      <w:r w:rsidR="001301C1" w:rsidRPr="006627D2">
        <w:rPr>
          <w:rFonts w:ascii="Arial" w:eastAsia="Arial" w:hAnsi="Arial" w:cs="Arial"/>
          <w:sz w:val="24"/>
          <w:szCs w:val="24"/>
        </w:rPr>
        <w:t>o que diz respeito aos elementos que o compõe.</w:t>
      </w:r>
      <w:r w:rsidR="001301C1" w:rsidRPr="0068691B">
        <w:rPr>
          <w:rFonts w:ascii="Arial" w:eastAsia="Arial" w:hAnsi="Arial" w:cs="Arial"/>
          <w:sz w:val="24"/>
          <w:szCs w:val="24"/>
        </w:rPr>
        <w:t xml:space="preserve"> </w:t>
      </w:r>
    </w:p>
    <w:p w14:paraId="54E1AB1F" w14:textId="706E9781" w:rsidR="004169A8" w:rsidRPr="004169A8" w:rsidRDefault="004169A8" w:rsidP="0068691B">
      <w:pPr>
        <w:tabs>
          <w:tab w:val="left" w:pos="2490"/>
        </w:tabs>
        <w:spacing w:beforeLines="24" w:before="57" w:afterLines="24" w:after="57" w:line="360" w:lineRule="auto"/>
        <w:jc w:val="both"/>
        <w:rPr>
          <w:rFonts w:ascii="Arial" w:eastAsia="Arial" w:hAnsi="Arial" w:cs="Arial"/>
          <w:b/>
          <w:color w:val="FF0000"/>
          <w:sz w:val="24"/>
          <w:szCs w:val="24"/>
        </w:rPr>
      </w:pPr>
      <w:r w:rsidRPr="004169A8">
        <w:rPr>
          <w:rFonts w:ascii="Arial" w:eastAsia="Arial" w:hAnsi="Arial" w:cs="Arial"/>
          <w:b/>
          <w:color w:val="FF0000"/>
          <w:sz w:val="24"/>
          <w:szCs w:val="24"/>
        </w:rPr>
        <w:t>&lt;Abrir Destaque&gt;</w:t>
      </w:r>
    </w:p>
    <w:p w14:paraId="6A9FD902" w14:textId="3484AF7A" w:rsidR="000327A2" w:rsidRPr="004169A8" w:rsidRDefault="001301C1" w:rsidP="0068691B">
      <w:pPr>
        <w:tabs>
          <w:tab w:val="left" w:pos="2490"/>
        </w:tabs>
        <w:spacing w:beforeLines="24" w:before="57" w:afterLines="24" w:after="57" w:line="360" w:lineRule="auto"/>
        <w:jc w:val="both"/>
        <w:rPr>
          <w:rFonts w:ascii="Arial" w:eastAsia="Arial" w:hAnsi="Arial" w:cs="Arial"/>
          <w:color w:val="FF0000"/>
          <w:sz w:val="24"/>
          <w:szCs w:val="24"/>
        </w:rPr>
      </w:pPr>
      <w:r w:rsidRPr="004169A8">
        <w:rPr>
          <w:rFonts w:ascii="Arial" w:eastAsia="Arial" w:hAnsi="Arial" w:cs="Arial"/>
          <w:color w:val="FF0000"/>
          <w:sz w:val="24"/>
          <w:szCs w:val="24"/>
        </w:rPr>
        <w:t>Exemplo dis</w:t>
      </w:r>
      <w:r w:rsidR="00C7743E">
        <w:rPr>
          <w:rFonts w:ascii="Arial" w:eastAsia="Arial" w:hAnsi="Arial" w:cs="Arial"/>
          <w:color w:val="FF0000"/>
          <w:sz w:val="24"/>
          <w:szCs w:val="24"/>
        </w:rPr>
        <w:t>s</w:t>
      </w:r>
      <w:r w:rsidRPr="004169A8">
        <w:rPr>
          <w:rFonts w:ascii="Arial" w:eastAsia="Arial" w:hAnsi="Arial" w:cs="Arial"/>
          <w:color w:val="FF0000"/>
          <w:sz w:val="24"/>
          <w:szCs w:val="24"/>
        </w:rPr>
        <w:t xml:space="preserve">o </w:t>
      </w:r>
      <w:r w:rsidR="008A0BEB">
        <w:rPr>
          <w:rFonts w:ascii="Arial" w:eastAsia="Arial" w:hAnsi="Arial" w:cs="Arial"/>
          <w:color w:val="FF0000"/>
          <w:sz w:val="24"/>
          <w:szCs w:val="24"/>
        </w:rPr>
        <w:t>são</w:t>
      </w:r>
      <w:r w:rsidRPr="004169A8">
        <w:rPr>
          <w:rFonts w:ascii="Arial" w:eastAsia="Arial" w:hAnsi="Arial" w:cs="Arial"/>
          <w:color w:val="FF0000"/>
          <w:sz w:val="24"/>
          <w:szCs w:val="24"/>
        </w:rPr>
        <w:t xml:space="preserve"> atos </w:t>
      </w:r>
      <w:r w:rsidR="008A0BEB">
        <w:rPr>
          <w:rFonts w:ascii="Arial" w:eastAsia="Arial" w:hAnsi="Arial" w:cs="Arial"/>
          <w:color w:val="FF0000"/>
          <w:sz w:val="24"/>
          <w:szCs w:val="24"/>
        </w:rPr>
        <w:t>como</w:t>
      </w:r>
      <w:r w:rsidRPr="004169A8">
        <w:rPr>
          <w:rFonts w:ascii="Arial" w:eastAsia="Arial" w:hAnsi="Arial" w:cs="Arial"/>
          <w:color w:val="FF0000"/>
          <w:sz w:val="24"/>
          <w:szCs w:val="24"/>
        </w:rPr>
        <w:t xml:space="preserve"> constranger alguém,</w:t>
      </w:r>
      <w:r w:rsidR="008A0BEB">
        <w:rPr>
          <w:rFonts w:ascii="Arial" w:eastAsia="Arial" w:hAnsi="Arial" w:cs="Arial"/>
          <w:color w:val="FF0000"/>
          <w:sz w:val="24"/>
          <w:szCs w:val="24"/>
        </w:rPr>
        <w:t xml:space="preserve"> agir com </w:t>
      </w:r>
      <w:r w:rsidRPr="004169A8">
        <w:rPr>
          <w:rFonts w:ascii="Arial" w:eastAsia="Arial" w:hAnsi="Arial" w:cs="Arial"/>
          <w:color w:val="FF0000"/>
          <w:sz w:val="24"/>
          <w:szCs w:val="24"/>
        </w:rPr>
        <w:t xml:space="preserve">violência, grave ameaça, </w:t>
      </w:r>
      <w:r w:rsidR="00F9206D" w:rsidRPr="004169A8">
        <w:rPr>
          <w:rFonts w:ascii="Arial" w:eastAsia="Arial" w:hAnsi="Arial" w:cs="Arial"/>
          <w:color w:val="FF0000"/>
          <w:sz w:val="24"/>
          <w:szCs w:val="24"/>
        </w:rPr>
        <w:t>prática de</w:t>
      </w:r>
      <w:r w:rsidRPr="004169A8">
        <w:rPr>
          <w:rFonts w:ascii="Arial" w:eastAsia="Arial" w:hAnsi="Arial" w:cs="Arial"/>
          <w:color w:val="FF0000"/>
          <w:sz w:val="24"/>
          <w:szCs w:val="24"/>
        </w:rPr>
        <w:t xml:space="preserve"> conjunção carnal</w:t>
      </w:r>
      <w:r w:rsidR="00F9206D" w:rsidRPr="004169A8">
        <w:rPr>
          <w:rFonts w:ascii="Arial" w:eastAsia="Arial" w:hAnsi="Arial" w:cs="Arial"/>
          <w:color w:val="FF0000"/>
          <w:sz w:val="24"/>
          <w:szCs w:val="24"/>
        </w:rPr>
        <w:t xml:space="preserve"> ou de</w:t>
      </w:r>
      <w:r w:rsidRPr="004169A8">
        <w:rPr>
          <w:rFonts w:ascii="Arial" w:eastAsia="Arial" w:hAnsi="Arial" w:cs="Arial"/>
          <w:color w:val="FF0000"/>
          <w:sz w:val="24"/>
          <w:szCs w:val="24"/>
        </w:rPr>
        <w:t xml:space="preserve"> ato libidinoso</w:t>
      </w:r>
      <w:r w:rsidR="00F9206D" w:rsidRPr="004169A8">
        <w:rPr>
          <w:rFonts w:ascii="Arial" w:eastAsia="Arial" w:hAnsi="Arial" w:cs="Arial"/>
          <w:color w:val="FF0000"/>
          <w:sz w:val="24"/>
          <w:szCs w:val="24"/>
        </w:rPr>
        <w:t>.</w:t>
      </w:r>
    </w:p>
    <w:p w14:paraId="5DB7287F" w14:textId="56997B0F" w:rsidR="004169A8" w:rsidRPr="004169A8" w:rsidRDefault="004169A8" w:rsidP="0068691B">
      <w:pPr>
        <w:tabs>
          <w:tab w:val="left" w:pos="2490"/>
        </w:tabs>
        <w:spacing w:beforeLines="24" w:before="57" w:afterLines="24" w:after="57" w:line="360" w:lineRule="auto"/>
        <w:jc w:val="both"/>
        <w:rPr>
          <w:rFonts w:ascii="Arial" w:eastAsia="Arial" w:hAnsi="Arial" w:cs="Arial"/>
          <w:b/>
          <w:color w:val="FF0000"/>
          <w:sz w:val="24"/>
          <w:szCs w:val="24"/>
        </w:rPr>
      </w:pPr>
      <w:r w:rsidRPr="004169A8">
        <w:rPr>
          <w:rFonts w:ascii="Arial" w:eastAsia="Arial" w:hAnsi="Arial" w:cs="Arial"/>
          <w:b/>
          <w:color w:val="FF0000"/>
          <w:sz w:val="24"/>
          <w:szCs w:val="24"/>
        </w:rPr>
        <w:lastRenderedPageBreak/>
        <w:t>&lt;Fechar Destaque&gt;</w:t>
      </w:r>
    </w:p>
    <w:p w14:paraId="020AD69E" w14:textId="2D2D29C5" w:rsidR="00FB7F9C" w:rsidRPr="0068691B" w:rsidDel="008B6008" w:rsidRDefault="00FB7F9C" w:rsidP="0068691B">
      <w:pPr>
        <w:tabs>
          <w:tab w:val="left" w:pos="2490"/>
        </w:tabs>
        <w:spacing w:beforeLines="24" w:before="57" w:afterLines="24" w:after="57" w:line="360" w:lineRule="auto"/>
        <w:jc w:val="both"/>
        <w:rPr>
          <w:del w:id="16" w:author="Cíntia" w:date="2019-11-29T14:34:00Z"/>
          <w:rFonts w:ascii="Arial" w:eastAsia="Arial" w:hAnsi="Arial" w:cs="Arial"/>
          <w:sz w:val="24"/>
          <w:szCs w:val="24"/>
        </w:rPr>
      </w:pPr>
    </w:p>
    <w:p w14:paraId="5912D001" w14:textId="3036401F" w:rsidR="004169A8" w:rsidRDefault="000D4914" w:rsidP="0068691B">
      <w:pPr>
        <w:tabs>
          <w:tab w:val="left" w:pos="2490"/>
        </w:tabs>
        <w:spacing w:beforeLines="24" w:before="57" w:afterLines="24" w:after="57" w:line="360" w:lineRule="auto"/>
        <w:jc w:val="both"/>
        <w:rPr>
          <w:rFonts w:ascii="Arial" w:eastAsia="Arial" w:hAnsi="Arial" w:cs="Arial"/>
          <w:sz w:val="24"/>
          <w:szCs w:val="24"/>
        </w:rPr>
      </w:pPr>
      <w:r>
        <w:rPr>
          <w:rFonts w:ascii="Arial" w:hAnsi="Arial" w:cs="Arial"/>
          <w:sz w:val="24"/>
          <w:szCs w:val="24"/>
        </w:rPr>
        <w:t xml:space="preserve">Você percebeu </w:t>
      </w:r>
      <w:r w:rsidR="00E232BE">
        <w:rPr>
          <w:rFonts w:ascii="Arial" w:eastAsia="Arial" w:hAnsi="Arial" w:cs="Arial"/>
          <w:sz w:val="24"/>
          <w:szCs w:val="24"/>
        </w:rPr>
        <w:t>a quantidade de</w:t>
      </w:r>
      <w:r w:rsidR="001301C1" w:rsidRPr="0068691B">
        <w:rPr>
          <w:rFonts w:ascii="Arial" w:eastAsia="Arial" w:hAnsi="Arial" w:cs="Arial"/>
          <w:sz w:val="24"/>
          <w:szCs w:val="24"/>
        </w:rPr>
        <w:t xml:space="preserve"> questões </w:t>
      </w:r>
      <w:r w:rsidR="00E232BE">
        <w:rPr>
          <w:rFonts w:ascii="Arial" w:eastAsia="Arial" w:hAnsi="Arial" w:cs="Arial"/>
          <w:sz w:val="24"/>
          <w:szCs w:val="24"/>
        </w:rPr>
        <w:t xml:space="preserve">que </w:t>
      </w:r>
      <w:r w:rsidR="001301C1" w:rsidRPr="0068691B">
        <w:rPr>
          <w:rFonts w:ascii="Arial" w:eastAsia="Arial" w:hAnsi="Arial" w:cs="Arial"/>
          <w:sz w:val="24"/>
          <w:szCs w:val="24"/>
        </w:rPr>
        <w:t>a investigação deve responder para dizer se o evento pode ou não ser classificado com</w:t>
      </w:r>
      <w:r w:rsidR="00FD5FFE" w:rsidRPr="0068691B">
        <w:rPr>
          <w:rFonts w:ascii="Arial" w:eastAsia="Arial" w:hAnsi="Arial" w:cs="Arial"/>
          <w:sz w:val="24"/>
          <w:szCs w:val="24"/>
        </w:rPr>
        <w:t>o</w:t>
      </w:r>
      <w:r w:rsidR="001301C1" w:rsidRPr="0068691B">
        <w:rPr>
          <w:rFonts w:ascii="Arial" w:eastAsia="Arial" w:hAnsi="Arial" w:cs="Arial"/>
          <w:sz w:val="24"/>
          <w:szCs w:val="24"/>
        </w:rPr>
        <w:t xml:space="preserve"> crime de estupro</w:t>
      </w:r>
      <w:r>
        <w:rPr>
          <w:rFonts w:ascii="Arial" w:eastAsia="Arial" w:hAnsi="Arial" w:cs="Arial"/>
          <w:sz w:val="24"/>
          <w:szCs w:val="24"/>
        </w:rPr>
        <w:t>?</w:t>
      </w:r>
      <w:r w:rsidR="001301C1" w:rsidRPr="0068691B">
        <w:rPr>
          <w:rFonts w:ascii="Arial" w:eastAsia="Arial" w:hAnsi="Arial" w:cs="Arial"/>
          <w:sz w:val="24"/>
          <w:szCs w:val="24"/>
        </w:rPr>
        <w:t xml:space="preserve"> </w:t>
      </w:r>
    </w:p>
    <w:p w14:paraId="2C46A4E1" w14:textId="77777777" w:rsidR="004169A8" w:rsidRDefault="004169A8" w:rsidP="0068691B">
      <w:pPr>
        <w:tabs>
          <w:tab w:val="left" w:pos="2490"/>
        </w:tabs>
        <w:spacing w:beforeLines="24" w:before="57" w:afterLines="24" w:after="57" w:line="360" w:lineRule="auto"/>
        <w:jc w:val="both"/>
        <w:rPr>
          <w:rFonts w:ascii="Arial" w:eastAsia="Arial" w:hAnsi="Arial" w:cs="Arial"/>
          <w:sz w:val="24"/>
          <w:szCs w:val="24"/>
        </w:rPr>
      </w:pPr>
    </w:p>
    <w:p w14:paraId="07D8B219" w14:textId="52BB4683" w:rsidR="000327A2" w:rsidRDefault="00F9206D" w:rsidP="0068691B">
      <w:pPr>
        <w:tabs>
          <w:tab w:val="left" w:pos="2490"/>
        </w:tabs>
        <w:spacing w:beforeLines="24" w:before="57" w:afterLines="24" w:after="57" w:line="360" w:lineRule="auto"/>
        <w:jc w:val="both"/>
        <w:rPr>
          <w:rFonts w:ascii="Arial" w:eastAsia="Arial" w:hAnsi="Arial" w:cs="Arial"/>
          <w:color w:val="auto"/>
          <w:sz w:val="24"/>
          <w:szCs w:val="24"/>
        </w:rPr>
      </w:pPr>
      <w:r>
        <w:rPr>
          <w:rFonts w:ascii="Arial" w:eastAsia="Arial" w:hAnsi="Arial" w:cs="Arial"/>
          <w:sz w:val="24"/>
          <w:szCs w:val="24"/>
        </w:rPr>
        <w:t>Des</w:t>
      </w:r>
      <w:r w:rsidR="00C7743E">
        <w:rPr>
          <w:rFonts w:ascii="Arial" w:eastAsia="Arial" w:hAnsi="Arial" w:cs="Arial"/>
          <w:sz w:val="24"/>
          <w:szCs w:val="24"/>
        </w:rPr>
        <w:t>s</w:t>
      </w:r>
      <w:r>
        <w:rPr>
          <w:rFonts w:ascii="Arial" w:eastAsia="Arial" w:hAnsi="Arial" w:cs="Arial"/>
          <w:sz w:val="24"/>
          <w:szCs w:val="24"/>
        </w:rPr>
        <w:t>a forma</w:t>
      </w:r>
      <w:r w:rsidR="004169A8">
        <w:rPr>
          <w:rFonts w:ascii="Arial" w:eastAsia="Arial" w:hAnsi="Arial" w:cs="Arial"/>
          <w:sz w:val="24"/>
          <w:szCs w:val="24"/>
        </w:rPr>
        <w:t>, elaborar</w:t>
      </w:r>
      <w:r w:rsidR="001301C1" w:rsidRPr="0068691B">
        <w:rPr>
          <w:rFonts w:ascii="Arial" w:eastAsia="Arial" w:hAnsi="Arial" w:cs="Arial"/>
          <w:sz w:val="24"/>
          <w:szCs w:val="24"/>
        </w:rPr>
        <w:t xml:space="preserve"> </w:t>
      </w:r>
      <w:r w:rsidR="001301C1" w:rsidRPr="00E81C66">
        <w:rPr>
          <w:rFonts w:ascii="Arial" w:eastAsia="Arial" w:hAnsi="Arial" w:cs="Arial"/>
          <w:color w:val="auto"/>
          <w:sz w:val="24"/>
          <w:szCs w:val="24"/>
        </w:rPr>
        <w:t>adequadamente as questões permite</w:t>
      </w:r>
      <w:r w:rsidR="005F06E9" w:rsidRPr="00E81C66">
        <w:rPr>
          <w:rFonts w:ascii="Arial" w:eastAsia="Arial" w:hAnsi="Arial" w:cs="Arial"/>
          <w:color w:val="auto"/>
          <w:sz w:val="24"/>
          <w:szCs w:val="24"/>
        </w:rPr>
        <w:t xml:space="preserve"> que você</w:t>
      </w:r>
      <w:r w:rsidR="001301C1" w:rsidRPr="00E81C66">
        <w:rPr>
          <w:rFonts w:ascii="Arial" w:eastAsia="Arial" w:hAnsi="Arial" w:cs="Arial"/>
          <w:color w:val="auto"/>
          <w:sz w:val="24"/>
          <w:szCs w:val="24"/>
        </w:rPr>
        <w:t xml:space="preserve"> te</w:t>
      </w:r>
      <w:r w:rsidR="005F06E9" w:rsidRPr="00E81C66">
        <w:rPr>
          <w:rFonts w:ascii="Arial" w:eastAsia="Arial" w:hAnsi="Arial" w:cs="Arial"/>
          <w:color w:val="auto"/>
          <w:sz w:val="24"/>
          <w:szCs w:val="24"/>
        </w:rPr>
        <w:t>nha</w:t>
      </w:r>
      <w:r w:rsidR="001301C1" w:rsidRPr="00E81C66">
        <w:rPr>
          <w:rFonts w:ascii="Arial" w:eastAsia="Arial" w:hAnsi="Arial" w:cs="Arial"/>
          <w:color w:val="auto"/>
          <w:sz w:val="24"/>
          <w:szCs w:val="24"/>
        </w:rPr>
        <w:t xml:space="preserve"> clareza das evidências que precisa buscar, do método a ser empregado, das análises que serão feitas e da qualidade dos resultados.</w:t>
      </w:r>
      <w:r w:rsidR="00087E6B" w:rsidRPr="00E81C66">
        <w:rPr>
          <w:rFonts w:ascii="Arial" w:eastAsia="Arial" w:hAnsi="Arial" w:cs="Arial"/>
          <w:color w:val="auto"/>
          <w:sz w:val="24"/>
          <w:szCs w:val="24"/>
        </w:rPr>
        <w:t xml:space="preserve"> Portanto, </w:t>
      </w:r>
      <w:r w:rsidR="002459C8" w:rsidRPr="00E81C66">
        <w:rPr>
          <w:rFonts w:ascii="Arial" w:eastAsia="Arial" w:hAnsi="Arial" w:cs="Arial"/>
          <w:color w:val="auto"/>
          <w:sz w:val="24"/>
          <w:szCs w:val="24"/>
        </w:rPr>
        <w:t>elas colocarão a luz necessária à produção dos objetivos do processo de investigação.</w:t>
      </w:r>
    </w:p>
    <w:p w14:paraId="4E664EA6" w14:textId="77777777" w:rsidR="000D4914" w:rsidRDefault="000D4914" w:rsidP="0068691B">
      <w:pPr>
        <w:tabs>
          <w:tab w:val="left" w:pos="2490"/>
        </w:tabs>
        <w:spacing w:beforeLines="24" w:before="57" w:afterLines="24" w:after="57" w:line="360" w:lineRule="auto"/>
        <w:jc w:val="both"/>
        <w:rPr>
          <w:rFonts w:ascii="Arial" w:eastAsia="Arial" w:hAnsi="Arial" w:cs="Arial"/>
          <w:color w:val="auto"/>
          <w:sz w:val="24"/>
          <w:szCs w:val="24"/>
        </w:rPr>
      </w:pPr>
    </w:p>
    <w:p w14:paraId="51FA5E1D" w14:textId="150324DF" w:rsidR="00375DFE" w:rsidRPr="0068691B" w:rsidRDefault="00F10486" w:rsidP="0068691B">
      <w:pPr>
        <w:tabs>
          <w:tab w:val="left" w:pos="2490"/>
        </w:tabs>
        <w:spacing w:beforeLines="24" w:before="57" w:afterLines="24" w:after="57" w:line="360" w:lineRule="auto"/>
        <w:jc w:val="both"/>
        <w:rPr>
          <w:rFonts w:ascii="Arial" w:eastAsia="Arial" w:hAnsi="Arial" w:cs="Arial"/>
          <w:b/>
          <w:sz w:val="24"/>
          <w:szCs w:val="24"/>
        </w:rPr>
      </w:pPr>
      <w:r>
        <w:rPr>
          <w:rFonts w:ascii="Arial" w:eastAsia="Arial" w:hAnsi="Arial" w:cs="Arial"/>
          <w:b/>
          <w:sz w:val="24"/>
          <w:szCs w:val="24"/>
          <w:shd w:val="clear" w:color="auto" w:fill="4A86E8"/>
        </w:rPr>
        <w:t>&lt;H3/&gt;</w:t>
      </w:r>
      <w:r w:rsidR="00375DFE" w:rsidRPr="0068691B">
        <w:rPr>
          <w:rFonts w:ascii="Arial" w:eastAsia="Arial" w:hAnsi="Arial" w:cs="Arial"/>
          <w:b/>
          <w:sz w:val="24"/>
          <w:szCs w:val="24"/>
        </w:rPr>
        <w:t>Definição do escopo da investigação</w:t>
      </w:r>
      <w:r>
        <w:rPr>
          <w:rFonts w:ascii="Arial" w:eastAsia="Arial" w:hAnsi="Arial" w:cs="Arial"/>
          <w:b/>
          <w:sz w:val="24"/>
          <w:szCs w:val="24"/>
          <w:shd w:val="clear" w:color="auto" w:fill="4A86E8"/>
        </w:rPr>
        <w:t>&lt;H3/&gt;</w:t>
      </w:r>
    </w:p>
    <w:p w14:paraId="0CF965CA" w14:textId="77777777" w:rsidR="00375DFE" w:rsidRPr="0068691B" w:rsidRDefault="00375DFE" w:rsidP="0068691B">
      <w:pPr>
        <w:tabs>
          <w:tab w:val="left" w:pos="2490"/>
        </w:tabs>
        <w:spacing w:beforeLines="24" w:before="57" w:afterLines="24" w:after="57" w:line="360" w:lineRule="auto"/>
        <w:jc w:val="both"/>
        <w:rPr>
          <w:rFonts w:ascii="Arial" w:eastAsia="Arial" w:hAnsi="Arial" w:cs="Arial"/>
          <w:sz w:val="24"/>
          <w:szCs w:val="24"/>
        </w:rPr>
      </w:pPr>
    </w:p>
    <w:p w14:paraId="56C2B565" w14:textId="0422ABC3" w:rsidR="00375DFE" w:rsidRDefault="002361ED" w:rsidP="0068691B">
      <w:pPr>
        <w:tabs>
          <w:tab w:val="left" w:pos="2490"/>
        </w:tabs>
        <w:spacing w:beforeLines="24" w:before="57" w:afterLines="24" w:after="57" w:line="360" w:lineRule="auto"/>
        <w:jc w:val="both"/>
        <w:rPr>
          <w:rFonts w:ascii="Arial" w:eastAsia="Arial" w:hAnsi="Arial" w:cs="Arial"/>
          <w:sz w:val="24"/>
          <w:szCs w:val="24"/>
        </w:rPr>
      </w:pPr>
      <w:bookmarkStart w:id="17" w:name="_Hlk504519233"/>
      <w:bookmarkStart w:id="18" w:name="_Hlk504545147"/>
      <w:r>
        <w:rPr>
          <w:rFonts w:ascii="Arial" w:eastAsia="Arial" w:hAnsi="Arial" w:cs="Arial"/>
          <w:sz w:val="24"/>
          <w:szCs w:val="24"/>
        </w:rPr>
        <w:t>Após</w:t>
      </w:r>
      <w:r w:rsidR="00375DFE" w:rsidRPr="0068691B">
        <w:rPr>
          <w:rFonts w:ascii="Arial" w:eastAsia="Arial" w:hAnsi="Arial" w:cs="Arial"/>
          <w:sz w:val="24"/>
          <w:szCs w:val="24"/>
        </w:rPr>
        <w:t xml:space="preserve"> produzir o plano de trabalho da investigação criminal, </w:t>
      </w:r>
      <w:r w:rsidR="00073879" w:rsidRPr="0068691B">
        <w:rPr>
          <w:rFonts w:ascii="Arial" w:eastAsia="Arial" w:hAnsi="Arial" w:cs="Arial"/>
          <w:sz w:val="24"/>
          <w:szCs w:val="24"/>
        </w:rPr>
        <w:t>especifica</w:t>
      </w:r>
      <w:r>
        <w:rPr>
          <w:rFonts w:ascii="Arial" w:eastAsia="Arial" w:hAnsi="Arial" w:cs="Arial"/>
          <w:sz w:val="24"/>
          <w:szCs w:val="24"/>
        </w:rPr>
        <w:t>r</w:t>
      </w:r>
      <w:r w:rsidR="00375DFE" w:rsidRPr="0068691B">
        <w:rPr>
          <w:rFonts w:ascii="Arial" w:eastAsia="Arial" w:hAnsi="Arial" w:cs="Arial"/>
          <w:sz w:val="24"/>
          <w:szCs w:val="24"/>
        </w:rPr>
        <w:t xml:space="preserve"> os objetivos da verificação e as questões que deverão ser respondidas, a equipe deve definir o </w:t>
      </w:r>
      <w:r w:rsidR="00375DFE" w:rsidRPr="00E81C66">
        <w:rPr>
          <w:rFonts w:ascii="Arial" w:eastAsia="Arial" w:hAnsi="Arial" w:cs="Arial"/>
          <w:sz w:val="24"/>
          <w:szCs w:val="24"/>
        </w:rPr>
        <w:t>escopo</w:t>
      </w:r>
      <w:r w:rsidR="00375DFE" w:rsidRPr="0068691B">
        <w:rPr>
          <w:rFonts w:ascii="Arial" w:eastAsia="Arial" w:hAnsi="Arial" w:cs="Arial"/>
          <w:sz w:val="24"/>
          <w:szCs w:val="24"/>
        </w:rPr>
        <w:t xml:space="preserve"> da investigação. </w:t>
      </w:r>
      <w:bookmarkEnd w:id="17"/>
    </w:p>
    <w:bookmarkEnd w:id="18"/>
    <w:p w14:paraId="099309C6" w14:textId="2E7E2DE7" w:rsidR="00375DFE" w:rsidRDefault="00375DFE"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 xml:space="preserve">O </w:t>
      </w:r>
      <w:r w:rsidRPr="0068691B">
        <w:rPr>
          <w:rFonts w:ascii="Arial" w:eastAsia="Arial" w:hAnsi="Arial" w:cs="Arial"/>
          <w:b/>
          <w:sz w:val="24"/>
          <w:szCs w:val="24"/>
        </w:rPr>
        <w:t>escopo</w:t>
      </w:r>
      <w:r w:rsidRPr="0068691B">
        <w:rPr>
          <w:rFonts w:ascii="Arial" w:eastAsia="Arial" w:hAnsi="Arial" w:cs="Arial"/>
          <w:sz w:val="24"/>
          <w:szCs w:val="24"/>
        </w:rPr>
        <w:t xml:space="preserve"> é o que se pretende atingir com a investigação criminal. É o int</w:t>
      </w:r>
      <w:r w:rsidR="002361ED">
        <w:rPr>
          <w:rFonts w:ascii="Arial" w:eastAsia="Arial" w:hAnsi="Arial" w:cs="Arial"/>
          <w:sz w:val="24"/>
          <w:szCs w:val="24"/>
        </w:rPr>
        <w:t>uito</w:t>
      </w:r>
      <w:r w:rsidRPr="0068691B">
        <w:rPr>
          <w:rFonts w:ascii="Arial" w:eastAsia="Arial" w:hAnsi="Arial" w:cs="Arial"/>
          <w:sz w:val="24"/>
          <w:szCs w:val="24"/>
        </w:rPr>
        <w:t xml:space="preserve"> estabelecido como meta final. No caso da investigação de estupro, é a apuração das provas da autoria e da materialidade do crime.</w:t>
      </w:r>
    </w:p>
    <w:p w14:paraId="0DDA0E23" w14:textId="27815C5A" w:rsidR="00375DFE" w:rsidRPr="0068691B" w:rsidRDefault="00375DFE"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 xml:space="preserve">Definir o escopo é delimitar as ações da investigação. </w:t>
      </w:r>
      <w:r w:rsidR="00AB6452">
        <w:rPr>
          <w:rFonts w:ascii="Arial" w:eastAsia="Arial" w:hAnsi="Arial" w:cs="Arial"/>
          <w:sz w:val="24"/>
          <w:szCs w:val="24"/>
        </w:rPr>
        <w:t>É por ele que será</w:t>
      </w:r>
      <w:r w:rsidRPr="0068691B">
        <w:rPr>
          <w:rFonts w:ascii="Arial" w:eastAsia="Arial" w:hAnsi="Arial" w:cs="Arial"/>
          <w:sz w:val="24"/>
          <w:szCs w:val="24"/>
        </w:rPr>
        <w:t xml:space="preserve"> indica</w:t>
      </w:r>
      <w:r w:rsidR="00AB6452">
        <w:rPr>
          <w:rFonts w:ascii="Arial" w:eastAsia="Arial" w:hAnsi="Arial" w:cs="Arial"/>
          <w:sz w:val="24"/>
          <w:szCs w:val="24"/>
        </w:rPr>
        <w:t>do</w:t>
      </w:r>
      <w:r w:rsidRPr="0068691B">
        <w:rPr>
          <w:rFonts w:ascii="Arial" w:eastAsia="Arial" w:hAnsi="Arial" w:cs="Arial"/>
          <w:sz w:val="24"/>
          <w:szCs w:val="24"/>
        </w:rPr>
        <w:t xml:space="preserve"> o que será investigado e as questões que serão respondidas no processo investigatório, por is</w:t>
      </w:r>
      <w:r w:rsidR="003C0524">
        <w:rPr>
          <w:rFonts w:ascii="Arial" w:eastAsia="Arial" w:hAnsi="Arial" w:cs="Arial"/>
          <w:sz w:val="24"/>
          <w:szCs w:val="24"/>
        </w:rPr>
        <w:t>t</w:t>
      </w:r>
      <w:r w:rsidRPr="0068691B">
        <w:rPr>
          <w:rFonts w:ascii="Arial" w:eastAsia="Arial" w:hAnsi="Arial" w:cs="Arial"/>
          <w:sz w:val="24"/>
          <w:szCs w:val="24"/>
        </w:rPr>
        <w:t xml:space="preserve">o deve ser compatível com os objetivos do procedimento. </w:t>
      </w:r>
    </w:p>
    <w:p w14:paraId="015D0546" w14:textId="77777777" w:rsidR="00375DFE" w:rsidRPr="0068691B" w:rsidRDefault="00375DFE" w:rsidP="0068691B">
      <w:pPr>
        <w:tabs>
          <w:tab w:val="left" w:pos="2490"/>
        </w:tabs>
        <w:spacing w:beforeLines="24" w:before="57" w:afterLines="24" w:after="57" w:line="360" w:lineRule="auto"/>
        <w:jc w:val="both"/>
        <w:rPr>
          <w:rFonts w:ascii="Arial" w:eastAsia="Arial" w:hAnsi="Arial" w:cs="Arial"/>
          <w:sz w:val="24"/>
          <w:szCs w:val="24"/>
        </w:rPr>
      </w:pPr>
    </w:p>
    <w:p w14:paraId="57B73DC8" w14:textId="77777777" w:rsidR="00DA6315" w:rsidRPr="00DA6315" w:rsidRDefault="00DA6315" w:rsidP="0068691B">
      <w:pPr>
        <w:tabs>
          <w:tab w:val="left" w:pos="2490"/>
        </w:tabs>
        <w:spacing w:beforeLines="24" w:before="57" w:afterLines="24" w:after="57" w:line="360" w:lineRule="auto"/>
        <w:jc w:val="both"/>
        <w:rPr>
          <w:rFonts w:ascii="Arial" w:eastAsia="Arial" w:hAnsi="Arial" w:cs="Arial"/>
          <w:b/>
          <w:color w:val="FF0000"/>
          <w:sz w:val="24"/>
          <w:szCs w:val="24"/>
        </w:rPr>
      </w:pPr>
      <w:r w:rsidRPr="00DA6315">
        <w:rPr>
          <w:rFonts w:ascii="Arial" w:eastAsia="Arial" w:hAnsi="Arial" w:cs="Arial"/>
          <w:b/>
          <w:color w:val="FF0000"/>
          <w:sz w:val="24"/>
          <w:szCs w:val="24"/>
        </w:rPr>
        <w:t>&lt;Abrir Destaque&gt;</w:t>
      </w:r>
    </w:p>
    <w:p w14:paraId="689FF684" w14:textId="18F2953E" w:rsidR="00375DFE" w:rsidRPr="00DA6315" w:rsidRDefault="00DA6315" w:rsidP="0068691B">
      <w:pPr>
        <w:tabs>
          <w:tab w:val="left" w:pos="2490"/>
        </w:tabs>
        <w:spacing w:beforeLines="24" w:before="57" w:afterLines="24" w:after="57" w:line="360" w:lineRule="auto"/>
        <w:jc w:val="both"/>
        <w:rPr>
          <w:rFonts w:ascii="Arial" w:eastAsia="Arial" w:hAnsi="Arial" w:cs="Arial"/>
          <w:color w:val="FF0000"/>
          <w:sz w:val="24"/>
          <w:szCs w:val="24"/>
        </w:rPr>
      </w:pPr>
      <w:r w:rsidRPr="00DA6315">
        <w:rPr>
          <w:rFonts w:ascii="Arial" w:eastAsia="Arial" w:hAnsi="Arial" w:cs="Arial"/>
          <w:color w:val="FF0000"/>
          <w:sz w:val="24"/>
          <w:szCs w:val="24"/>
        </w:rPr>
        <w:t>Ao d</w:t>
      </w:r>
      <w:r w:rsidR="00375DFE" w:rsidRPr="00DA6315">
        <w:rPr>
          <w:rFonts w:ascii="Arial" w:eastAsia="Arial" w:hAnsi="Arial" w:cs="Arial"/>
          <w:color w:val="FF0000"/>
          <w:sz w:val="24"/>
          <w:szCs w:val="24"/>
        </w:rPr>
        <w:t>elimitar as ações</w:t>
      </w:r>
      <w:r w:rsidRPr="00DA6315">
        <w:rPr>
          <w:rFonts w:ascii="Arial" w:eastAsia="Arial" w:hAnsi="Arial" w:cs="Arial"/>
          <w:color w:val="FF0000"/>
          <w:sz w:val="24"/>
          <w:szCs w:val="24"/>
        </w:rPr>
        <w:t>,</w:t>
      </w:r>
      <w:r w:rsidR="00375DFE" w:rsidRPr="00DA6315">
        <w:rPr>
          <w:rFonts w:ascii="Arial" w:eastAsia="Arial" w:hAnsi="Arial" w:cs="Arial"/>
          <w:color w:val="FF0000"/>
          <w:sz w:val="24"/>
          <w:szCs w:val="24"/>
        </w:rPr>
        <w:t xml:space="preserve"> </w:t>
      </w:r>
      <w:r w:rsidRPr="00DA6315">
        <w:rPr>
          <w:rFonts w:ascii="Arial" w:eastAsia="Arial" w:hAnsi="Arial" w:cs="Arial"/>
          <w:color w:val="FF0000"/>
          <w:sz w:val="24"/>
          <w:szCs w:val="24"/>
        </w:rPr>
        <w:t>você</w:t>
      </w:r>
      <w:r w:rsidR="00375DFE" w:rsidRPr="00DA6315">
        <w:rPr>
          <w:rFonts w:ascii="Arial" w:eastAsia="Arial" w:hAnsi="Arial" w:cs="Arial"/>
          <w:color w:val="FF0000"/>
          <w:sz w:val="24"/>
          <w:szCs w:val="24"/>
        </w:rPr>
        <w:t xml:space="preserve"> </w:t>
      </w:r>
      <w:r w:rsidRPr="00DA6315">
        <w:rPr>
          <w:rFonts w:ascii="Arial" w:eastAsia="Arial" w:hAnsi="Arial" w:cs="Arial"/>
          <w:color w:val="FF0000"/>
          <w:sz w:val="24"/>
          <w:szCs w:val="24"/>
        </w:rPr>
        <w:t>direciona</w:t>
      </w:r>
      <w:r w:rsidR="00375DFE" w:rsidRPr="00DA6315">
        <w:rPr>
          <w:rFonts w:ascii="Arial" w:eastAsia="Arial" w:hAnsi="Arial" w:cs="Arial"/>
          <w:color w:val="FF0000"/>
          <w:sz w:val="24"/>
          <w:szCs w:val="24"/>
        </w:rPr>
        <w:t xml:space="preserve"> os esforços na busca de informações que tenham signific</w:t>
      </w:r>
      <w:r>
        <w:rPr>
          <w:rFonts w:ascii="Arial" w:eastAsia="Arial" w:hAnsi="Arial" w:cs="Arial"/>
          <w:color w:val="FF0000"/>
          <w:sz w:val="24"/>
          <w:szCs w:val="24"/>
        </w:rPr>
        <w:t>ância</w:t>
      </w:r>
      <w:r w:rsidR="00375DFE" w:rsidRPr="00DA6315">
        <w:rPr>
          <w:rFonts w:ascii="Arial" w:eastAsia="Arial" w:hAnsi="Arial" w:cs="Arial"/>
          <w:color w:val="FF0000"/>
          <w:sz w:val="24"/>
          <w:szCs w:val="24"/>
        </w:rPr>
        <w:t xml:space="preserve"> para a composição da prova</w:t>
      </w:r>
      <w:r>
        <w:rPr>
          <w:rFonts w:ascii="Arial" w:eastAsia="Arial" w:hAnsi="Arial" w:cs="Arial"/>
          <w:color w:val="FF0000"/>
          <w:sz w:val="24"/>
          <w:szCs w:val="24"/>
        </w:rPr>
        <w:t>,</w:t>
      </w:r>
      <w:r w:rsidR="00375DFE" w:rsidRPr="00DA6315">
        <w:rPr>
          <w:rFonts w:ascii="Arial" w:eastAsia="Arial" w:hAnsi="Arial" w:cs="Arial"/>
          <w:color w:val="FF0000"/>
          <w:sz w:val="24"/>
          <w:szCs w:val="24"/>
        </w:rPr>
        <w:t xml:space="preserve"> e não perder</w:t>
      </w:r>
      <w:r w:rsidRPr="00DA6315">
        <w:rPr>
          <w:rFonts w:ascii="Arial" w:eastAsia="Arial" w:hAnsi="Arial" w:cs="Arial"/>
          <w:color w:val="FF0000"/>
          <w:sz w:val="24"/>
          <w:szCs w:val="24"/>
        </w:rPr>
        <w:t>á</w:t>
      </w:r>
      <w:r w:rsidR="00375DFE" w:rsidRPr="00DA6315">
        <w:rPr>
          <w:rFonts w:ascii="Arial" w:eastAsia="Arial" w:hAnsi="Arial" w:cs="Arial"/>
          <w:color w:val="FF0000"/>
          <w:sz w:val="24"/>
          <w:szCs w:val="24"/>
        </w:rPr>
        <w:t xml:space="preserve"> tempo com informações inconsistentes para as questões </w:t>
      </w:r>
      <w:r>
        <w:rPr>
          <w:rFonts w:ascii="Arial" w:eastAsia="Arial" w:hAnsi="Arial" w:cs="Arial"/>
          <w:color w:val="FF0000"/>
          <w:sz w:val="24"/>
          <w:szCs w:val="24"/>
        </w:rPr>
        <w:t>levantadas</w:t>
      </w:r>
      <w:r w:rsidR="00375DFE" w:rsidRPr="00DA6315">
        <w:rPr>
          <w:rFonts w:ascii="Arial" w:eastAsia="Arial" w:hAnsi="Arial" w:cs="Arial"/>
          <w:color w:val="FF0000"/>
          <w:sz w:val="24"/>
          <w:szCs w:val="24"/>
        </w:rPr>
        <w:t xml:space="preserve">. </w:t>
      </w:r>
    </w:p>
    <w:p w14:paraId="009F3358" w14:textId="76817070" w:rsidR="00DA6315" w:rsidRPr="00DA6315" w:rsidRDefault="00DA6315" w:rsidP="0068691B">
      <w:pPr>
        <w:tabs>
          <w:tab w:val="left" w:pos="2490"/>
        </w:tabs>
        <w:spacing w:beforeLines="24" w:before="57" w:afterLines="24" w:after="57" w:line="360" w:lineRule="auto"/>
        <w:jc w:val="both"/>
        <w:rPr>
          <w:rFonts w:ascii="Arial" w:eastAsia="Arial" w:hAnsi="Arial" w:cs="Arial"/>
          <w:b/>
          <w:color w:val="FF0000"/>
          <w:sz w:val="24"/>
          <w:szCs w:val="24"/>
        </w:rPr>
      </w:pPr>
      <w:r w:rsidRPr="00DA6315">
        <w:rPr>
          <w:rFonts w:ascii="Arial" w:eastAsia="Arial" w:hAnsi="Arial" w:cs="Arial"/>
          <w:b/>
          <w:color w:val="FF0000"/>
          <w:sz w:val="24"/>
          <w:szCs w:val="24"/>
        </w:rPr>
        <w:t>&lt;Fechar Destaque&gt;</w:t>
      </w:r>
    </w:p>
    <w:p w14:paraId="6A784E07" w14:textId="77777777" w:rsidR="00375DFE" w:rsidRPr="0068691B" w:rsidRDefault="00375DFE" w:rsidP="0068691B">
      <w:pPr>
        <w:tabs>
          <w:tab w:val="left" w:pos="2490"/>
        </w:tabs>
        <w:spacing w:beforeLines="24" w:before="57" w:afterLines="24" w:after="57" w:line="360" w:lineRule="auto"/>
        <w:jc w:val="both"/>
        <w:rPr>
          <w:rFonts w:ascii="Arial" w:eastAsia="Arial" w:hAnsi="Arial" w:cs="Arial"/>
          <w:sz w:val="24"/>
          <w:szCs w:val="24"/>
        </w:rPr>
      </w:pPr>
    </w:p>
    <w:p w14:paraId="1F763DD0" w14:textId="338FAF2F" w:rsidR="00375DFE" w:rsidRDefault="006D2BA7"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 xml:space="preserve">Clique nas abas </w:t>
      </w:r>
      <w:r w:rsidR="009634C4">
        <w:rPr>
          <w:rFonts w:ascii="Arial" w:eastAsia="Arial" w:hAnsi="Arial" w:cs="Arial"/>
          <w:sz w:val="24"/>
          <w:szCs w:val="24"/>
        </w:rPr>
        <w:t xml:space="preserve">seguintes </w:t>
      </w:r>
      <w:r>
        <w:rPr>
          <w:rFonts w:ascii="Arial" w:eastAsia="Arial" w:hAnsi="Arial" w:cs="Arial"/>
          <w:sz w:val="24"/>
          <w:szCs w:val="24"/>
        </w:rPr>
        <w:t xml:space="preserve">e veja </w:t>
      </w:r>
      <w:r w:rsidR="00375DFE" w:rsidRPr="0068691B">
        <w:rPr>
          <w:rFonts w:ascii="Arial" w:eastAsia="Arial" w:hAnsi="Arial" w:cs="Arial"/>
          <w:sz w:val="24"/>
          <w:szCs w:val="24"/>
        </w:rPr>
        <w:t>elementos</w:t>
      </w:r>
      <w:r w:rsidR="00DA5239">
        <w:rPr>
          <w:rFonts w:ascii="Arial" w:eastAsia="Arial" w:hAnsi="Arial" w:cs="Arial"/>
          <w:sz w:val="24"/>
          <w:szCs w:val="24"/>
        </w:rPr>
        <w:t xml:space="preserve"> que compõem sua</w:t>
      </w:r>
      <w:r w:rsidR="00375DFE" w:rsidRPr="0068691B">
        <w:rPr>
          <w:rFonts w:ascii="Arial" w:eastAsia="Arial" w:hAnsi="Arial" w:cs="Arial"/>
          <w:sz w:val="24"/>
          <w:szCs w:val="24"/>
        </w:rPr>
        <w:t xml:space="preserve"> estrutura</w:t>
      </w:r>
      <w:r w:rsidR="00D027CB">
        <w:rPr>
          <w:rFonts w:ascii="Arial" w:eastAsia="Arial" w:hAnsi="Arial" w:cs="Arial"/>
          <w:sz w:val="24"/>
          <w:szCs w:val="24"/>
        </w:rPr>
        <w:t>.</w:t>
      </w:r>
    </w:p>
    <w:p w14:paraId="4F855720" w14:textId="77777777" w:rsidR="00A9717B" w:rsidRDefault="00A9717B" w:rsidP="0068691B">
      <w:pPr>
        <w:tabs>
          <w:tab w:val="left" w:pos="2490"/>
        </w:tabs>
        <w:spacing w:beforeLines="24" w:before="57" w:afterLines="24" w:after="57" w:line="360" w:lineRule="auto"/>
        <w:jc w:val="both"/>
        <w:rPr>
          <w:rFonts w:ascii="Arial" w:eastAsia="Arial" w:hAnsi="Arial" w:cs="Arial"/>
          <w:sz w:val="24"/>
          <w:szCs w:val="24"/>
        </w:rPr>
      </w:pPr>
    </w:p>
    <w:p w14:paraId="2866D3BC" w14:textId="77777777" w:rsidR="00E643F6" w:rsidRDefault="00422090" w:rsidP="00E81C66">
      <w:pPr>
        <w:tabs>
          <w:tab w:val="left" w:pos="2490"/>
        </w:tabs>
        <w:spacing w:beforeLines="24" w:before="57" w:afterLines="24" w:after="57" w:line="360" w:lineRule="auto"/>
        <w:jc w:val="center"/>
        <w:rPr>
          <w:rFonts w:ascii="Arial" w:eastAsia="Arial" w:hAnsi="Arial" w:cs="Arial"/>
          <w:sz w:val="24"/>
          <w:szCs w:val="24"/>
        </w:rPr>
      </w:pPr>
      <w:commentRangeStart w:id="19"/>
      <w:commentRangeStart w:id="20"/>
      <w:r>
        <w:rPr>
          <w:noProof/>
        </w:rPr>
        <w:lastRenderedPageBreak/>
        <w:drawing>
          <wp:inline distT="0" distB="0" distL="0" distR="0" wp14:anchorId="3655CC08" wp14:editId="3FCCE55F">
            <wp:extent cx="4235083" cy="40767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9429" cy="4080884"/>
                    </a:xfrm>
                    <a:prstGeom prst="rect">
                      <a:avLst/>
                    </a:prstGeom>
                  </pic:spPr>
                </pic:pic>
              </a:graphicData>
            </a:graphic>
          </wp:inline>
        </w:drawing>
      </w:r>
      <w:commentRangeEnd w:id="19"/>
      <w:r>
        <w:rPr>
          <w:rStyle w:val="Refdecomentrio"/>
        </w:rPr>
        <w:commentReference w:id="19"/>
      </w:r>
      <w:commentRangeEnd w:id="20"/>
      <w:r w:rsidR="00C1136F">
        <w:rPr>
          <w:rStyle w:val="Refdecomentrio"/>
        </w:rPr>
        <w:commentReference w:id="20"/>
      </w:r>
    </w:p>
    <w:p w14:paraId="54099B72" w14:textId="15ABB9BB" w:rsidR="00E643F6" w:rsidRDefault="00E643F6" w:rsidP="00192873">
      <w:pPr>
        <w:ind w:left="-142" w:hanging="425"/>
        <w:rPr>
          <w:rFonts w:ascii="Arial" w:eastAsia="Times New Roman" w:hAnsi="Arial" w:cs="Arial"/>
          <w:color w:val="FF0000"/>
        </w:rPr>
      </w:pPr>
      <w:r>
        <w:rPr>
          <w:rFonts w:ascii="Arial" w:eastAsia="Times New Roman" w:hAnsi="Arial" w:cs="Arial"/>
          <w:b/>
          <w:color w:val="FF0000"/>
        </w:rPr>
        <w:t xml:space="preserve">      </w:t>
      </w:r>
      <w:r w:rsidR="00CC66EA">
        <w:rPr>
          <w:rFonts w:ascii="Arial" w:eastAsia="Times New Roman" w:hAnsi="Arial" w:cs="Arial"/>
          <w:b/>
          <w:color w:val="FF0000"/>
        </w:rPr>
        <w:t xml:space="preserve">    </w:t>
      </w:r>
      <w:r>
        <w:rPr>
          <w:rFonts w:ascii="Arial" w:eastAsia="Times New Roman" w:hAnsi="Arial" w:cs="Arial"/>
          <w:b/>
          <w:color w:val="FF0000"/>
        </w:rPr>
        <w:t xml:space="preserve">Figura </w:t>
      </w:r>
      <w:r w:rsidR="00D12335">
        <w:rPr>
          <w:rFonts w:ascii="Arial" w:eastAsia="Times New Roman" w:hAnsi="Arial" w:cs="Arial"/>
          <w:b/>
          <w:color w:val="FF0000"/>
        </w:rPr>
        <w:t>6</w:t>
      </w:r>
      <w:r>
        <w:rPr>
          <w:rFonts w:ascii="Arial" w:eastAsia="Times New Roman" w:hAnsi="Arial" w:cs="Arial"/>
          <w:b/>
          <w:color w:val="FF0000"/>
        </w:rPr>
        <w:t>:</w:t>
      </w:r>
      <w:r>
        <w:rPr>
          <w:rFonts w:ascii="Arial" w:eastAsia="Times New Roman" w:hAnsi="Arial" w:cs="Arial"/>
          <w:color w:val="FF0000"/>
        </w:rPr>
        <w:t xml:space="preserve"> Estrutura do escopo.</w:t>
      </w:r>
      <w:r w:rsidR="00192873">
        <w:rPr>
          <w:rFonts w:ascii="Arial" w:eastAsia="Times New Roman" w:hAnsi="Arial" w:cs="Arial"/>
          <w:b/>
          <w:color w:val="FF0000"/>
        </w:rPr>
        <w:t xml:space="preserve"> </w:t>
      </w:r>
      <w:r>
        <w:rPr>
          <w:rFonts w:ascii="Arial" w:eastAsia="Times New Roman" w:hAnsi="Arial" w:cs="Arial"/>
          <w:b/>
          <w:color w:val="FF0000"/>
        </w:rPr>
        <w:t>Fonte:</w:t>
      </w:r>
      <w:r>
        <w:rPr>
          <w:rFonts w:ascii="Arial" w:eastAsia="Times New Roman" w:hAnsi="Arial" w:cs="Arial"/>
          <w:color w:val="FF0000"/>
        </w:rPr>
        <w:t xml:space="preserve"> labSEAD-UFSC (2019).</w:t>
      </w:r>
    </w:p>
    <w:p w14:paraId="68A458A1" w14:textId="0BD58B7F" w:rsidR="00422090" w:rsidRPr="0068691B" w:rsidRDefault="00422090" w:rsidP="00E81C66">
      <w:pPr>
        <w:tabs>
          <w:tab w:val="left" w:pos="2490"/>
        </w:tabs>
        <w:spacing w:beforeLines="24" w:before="57" w:afterLines="24" w:after="57" w:line="360" w:lineRule="auto"/>
        <w:jc w:val="center"/>
        <w:rPr>
          <w:rFonts w:ascii="Arial" w:eastAsia="Arial" w:hAnsi="Arial" w:cs="Arial"/>
          <w:sz w:val="24"/>
          <w:szCs w:val="24"/>
        </w:rPr>
      </w:pPr>
    </w:p>
    <w:p w14:paraId="4D9022C7" w14:textId="79254667" w:rsidR="009B5564" w:rsidRDefault="009B5564"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Conforme vimo</w:t>
      </w:r>
      <w:r w:rsidR="00D027CB">
        <w:rPr>
          <w:rFonts w:ascii="Arial" w:eastAsia="Arial" w:hAnsi="Arial" w:cs="Arial"/>
          <w:sz w:val="24"/>
          <w:szCs w:val="24"/>
        </w:rPr>
        <w:t>s</w:t>
      </w:r>
      <w:r w:rsidR="004169A8">
        <w:rPr>
          <w:rFonts w:ascii="Arial" w:eastAsia="Arial" w:hAnsi="Arial" w:cs="Arial"/>
          <w:sz w:val="24"/>
          <w:szCs w:val="24"/>
        </w:rPr>
        <w:t>,</w:t>
      </w:r>
      <w:r>
        <w:rPr>
          <w:rFonts w:ascii="Arial" w:eastAsia="Arial" w:hAnsi="Arial" w:cs="Arial"/>
          <w:sz w:val="24"/>
          <w:szCs w:val="24"/>
        </w:rPr>
        <w:t xml:space="preserve"> </w:t>
      </w:r>
      <w:r w:rsidR="00375DFE" w:rsidRPr="0068691B">
        <w:rPr>
          <w:rFonts w:ascii="Arial" w:eastAsia="Arial" w:hAnsi="Arial" w:cs="Arial"/>
          <w:sz w:val="24"/>
          <w:szCs w:val="24"/>
        </w:rPr>
        <w:t xml:space="preserve">a relevância dos elementos está relacionada com partes específicas da investigação. Nesse sentido, a </w:t>
      </w:r>
      <w:r w:rsidR="00375DFE" w:rsidRPr="0068691B">
        <w:rPr>
          <w:rFonts w:ascii="Arial" w:eastAsia="Arial" w:hAnsi="Arial" w:cs="Arial"/>
          <w:b/>
          <w:sz w:val="24"/>
          <w:szCs w:val="24"/>
        </w:rPr>
        <w:t>oportunidade</w:t>
      </w:r>
      <w:r w:rsidR="00375DFE" w:rsidRPr="0068691B">
        <w:rPr>
          <w:rFonts w:ascii="Arial" w:eastAsia="Arial" w:hAnsi="Arial" w:cs="Arial"/>
          <w:sz w:val="24"/>
          <w:szCs w:val="24"/>
        </w:rPr>
        <w:t xml:space="preserve"> e a </w:t>
      </w:r>
      <w:r w:rsidR="00375DFE" w:rsidRPr="0068691B">
        <w:rPr>
          <w:rFonts w:ascii="Arial" w:eastAsia="Arial" w:hAnsi="Arial" w:cs="Arial"/>
          <w:b/>
          <w:sz w:val="24"/>
          <w:szCs w:val="24"/>
        </w:rPr>
        <w:t>abrangência</w:t>
      </w:r>
      <w:r w:rsidR="00375DFE" w:rsidRPr="0068691B">
        <w:rPr>
          <w:rFonts w:ascii="Arial" w:eastAsia="Arial" w:hAnsi="Arial" w:cs="Arial"/>
          <w:sz w:val="24"/>
          <w:szCs w:val="24"/>
        </w:rPr>
        <w:t xml:space="preserve"> têm maior relevância na definição do escopo de todo o procedimento investigatório, enquanto a </w:t>
      </w:r>
      <w:r w:rsidR="00375DFE" w:rsidRPr="0068691B">
        <w:rPr>
          <w:rFonts w:ascii="Arial" w:eastAsia="Arial" w:hAnsi="Arial" w:cs="Arial"/>
          <w:b/>
          <w:sz w:val="24"/>
          <w:szCs w:val="24"/>
        </w:rPr>
        <w:t>extensão</w:t>
      </w:r>
      <w:r w:rsidR="00375DFE" w:rsidRPr="0068691B">
        <w:rPr>
          <w:rFonts w:ascii="Arial" w:eastAsia="Arial" w:hAnsi="Arial" w:cs="Arial"/>
          <w:sz w:val="24"/>
          <w:szCs w:val="24"/>
        </w:rPr>
        <w:t xml:space="preserve"> e </w:t>
      </w:r>
      <w:r w:rsidR="00375DFE" w:rsidRPr="0068691B">
        <w:rPr>
          <w:rFonts w:ascii="Arial" w:eastAsia="Arial" w:hAnsi="Arial" w:cs="Arial"/>
          <w:b/>
          <w:sz w:val="24"/>
          <w:szCs w:val="24"/>
        </w:rPr>
        <w:t>profundidade</w:t>
      </w:r>
      <w:r w:rsidR="00375DFE" w:rsidRPr="0068691B">
        <w:rPr>
          <w:rFonts w:ascii="Arial" w:eastAsia="Arial" w:hAnsi="Arial" w:cs="Arial"/>
          <w:sz w:val="24"/>
          <w:szCs w:val="24"/>
        </w:rPr>
        <w:t xml:space="preserve"> estão relacionadas com a determinação do escopo dos a</w:t>
      </w:r>
      <w:r w:rsidR="00073879" w:rsidRPr="0068691B">
        <w:rPr>
          <w:rFonts w:ascii="Arial" w:eastAsia="Arial" w:hAnsi="Arial" w:cs="Arial"/>
          <w:sz w:val="24"/>
          <w:szCs w:val="24"/>
        </w:rPr>
        <w:t>tos e</w:t>
      </w:r>
      <w:r w:rsidR="007739C9" w:rsidRPr="0068691B">
        <w:rPr>
          <w:rFonts w:ascii="Arial" w:eastAsia="Arial" w:hAnsi="Arial" w:cs="Arial"/>
          <w:sz w:val="24"/>
          <w:szCs w:val="24"/>
        </w:rPr>
        <w:t>specíficos da investigação, a exemplo de uma busca e apreensão</w:t>
      </w:r>
      <w:r>
        <w:rPr>
          <w:rFonts w:ascii="Arial" w:eastAsia="Arial" w:hAnsi="Arial" w:cs="Arial"/>
          <w:sz w:val="24"/>
          <w:szCs w:val="24"/>
        </w:rPr>
        <w:t>.</w:t>
      </w:r>
    </w:p>
    <w:p w14:paraId="130D166B" w14:textId="77777777" w:rsidR="003F3BA9" w:rsidRDefault="003F3BA9" w:rsidP="0068691B">
      <w:pPr>
        <w:tabs>
          <w:tab w:val="left" w:pos="2490"/>
        </w:tabs>
        <w:spacing w:beforeLines="24" w:before="57" w:afterLines="24" w:after="57" w:line="360" w:lineRule="auto"/>
        <w:jc w:val="both"/>
        <w:rPr>
          <w:rFonts w:ascii="Arial" w:eastAsia="Arial" w:hAnsi="Arial" w:cs="Arial"/>
          <w:sz w:val="24"/>
          <w:szCs w:val="24"/>
        </w:rPr>
      </w:pPr>
    </w:p>
    <w:p w14:paraId="41EDEEE2" w14:textId="676958C6" w:rsidR="003F3BA9" w:rsidRPr="00E81C66" w:rsidRDefault="003F3BA9" w:rsidP="0068691B">
      <w:pPr>
        <w:tabs>
          <w:tab w:val="left" w:pos="2490"/>
        </w:tabs>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41FA052B" w14:textId="7F9B8F95" w:rsidR="003F3BA9" w:rsidRPr="00E81C66" w:rsidRDefault="003F3BA9" w:rsidP="003F3BA9">
      <w:pPr>
        <w:tabs>
          <w:tab w:val="left" w:pos="2490"/>
        </w:tabs>
        <w:spacing w:beforeLines="24" w:before="57" w:afterLines="24" w:after="57" w:line="360" w:lineRule="auto"/>
        <w:jc w:val="both"/>
        <w:rPr>
          <w:rFonts w:ascii="Arial" w:eastAsia="Arial" w:hAnsi="Arial" w:cs="Arial"/>
          <w:color w:val="FF0000"/>
          <w:sz w:val="24"/>
          <w:szCs w:val="24"/>
        </w:rPr>
      </w:pPr>
      <w:r w:rsidRPr="00E81C66">
        <w:rPr>
          <w:rFonts w:ascii="Arial" w:eastAsia="Arial" w:hAnsi="Arial" w:cs="Arial"/>
          <w:color w:val="FF0000"/>
          <w:sz w:val="24"/>
          <w:szCs w:val="24"/>
        </w:rPr>
        <w:t xml:space="preserve">Mesmo </w:t>
      </w:r>
      <w:r w:rsidRPr="003F3BA9">
        <w:rPr>
          <w:rFonts w:ascii="Arial" w:eastAsia="Arial" w:hAnsi="Arial" w:cs="Arial"/>
          <w:color w:val="FF0000"/>
          <w:sz w:val="24"/>
          <w:szCs w:val="24"/>
        </w:rPr>
        <w:t>que as informações pareçam</w:t>
      </w:r>
      <w:r w:rsidRPr="00E81C66">
        <w:rPr>
          <w:rFonts w:ascii="Arial" w:eastAsia="Arial" w:hAnsi="Arial" w:cs="Arial"/>
          <w:color w:val="FF0000"/>
          <w:sz w:val="24"/>
          <w:szCs w:val="24"/>
        </w:rPr>
        <w:t xml:space="preserve"> redundantes</w:t>
      </w:r>
      <w:r w:rsidRPr="003F3BA9">
        <w:rPr>
          <w:rFonts w:ascii="Arial" w:eastAsia="Arial" w:hAnsi="Arial" w:cs="Arial"/>
          <w:color w:val="FF0000"/>
          <w:sz w:val="24"/>
          <w:szCs w:val="24"/>
        </w:rPr>
        <w:t>,</w:t>
      </w:r>
      <w:r w:rsidRPr="00E81C66">
        <w:rPr>
          <w:rFonts w:ascii="Arial" w:eastAsia="Arial" w:hAnsi="Arial" w:cs="Arial"/>
          <w:color w:val="FF0000"/>
          <w:sz w:val="24"/>
          <w:szCs w:val="24"/>
        </w:rPr>
        <w:t xml:space="preserve"> </w:t>
      </w:r>
      <w:r w:rsidRPr="003F3BA9">
        <w:rPr>
          <w:rFonts w:ascii="Arial" w:eastAsia="Arial" w:hAnsi="Arial" w:cs="Arial"/>
          <w:color w:val="FF0000"/>
          <w:sz w:val="24"/>
          <w:szCs w:val="24"/>
        </w:rPr>
        <w:t xml:space="preserve">o </w:t>
      </w:r>
      <w:r w:rsidRPr="00E81C66">
        <w:rPr>
          <w:rFonts w:ascii="Arial" w:eastAsia="Arial" w:hAnsi="Arial" w:cs="Arial"/>
          <w:color w:val="FF0000"/>
          <w:sz w:val="24"/>
          <w:szCs w:val="24"/>
        </w:rPr>
        <w:t xml:space="preserve">processo </w:t>
      </w:r>
      <w:r w:rsidRPr="003F3BA9">
        <w:rPr>
          <w:rFonts w:ascii="Arial" w:eastAsia="Arial" w:hAnsi="Arial" w:cs="Arial"/>
          <w:color w:val="FF0000"/>
          <w:sz w:val="24"/>
          <w:szCs w:val="24"/>
        </w:rPr>
        <w:t xml:space="preserve">é </w:t>
      </w:r>
      <w:r w:rsidRPr="00E81C66">
        <w:rPr>
          <w:rFonts w:ascii="Arial" w:eastAsia="Arial" w:hAnsi="Arial" w:cs="Arial"/>
          <w:color w:val="FF0000"/>
          <w:sz w:val="24"/>
          <w:szCs w:val="24"/>
        </w:rPr>
        <w:t>necessário para demonstrar a percepção do que se espera da investigação e o que precisa ser providenciado para que o procedimento alcance seu objetivo.</w:t>
      </w:r>
    </w:p>
    <w:p w14:paraId="5FF22459" w14:textId="4F7F9A17" w:rsidR="003F3BA9" w:rsidRPr="00E81C66" w:rsidRDefault="003F3BA9" w:rsidP="0068691B">
      <w:pPr>
        <w:tabs>
          <w:tab w:val="left" w:pos="2490"/>
        </w:tabs>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&lt;Fechar Destaque&gt;</w:t>
      </w:r>
    </w:p>
    <w:p w14:paraId="7821C0CA" w14:textId="77777777" w:rsidR="003F3BA9" w:rsidRDefault="003F3BA9" w:rsidP="0068691B">
      <w:pPr>
        <w:tabs>
          <w:tab w:val="left" w:pos="2490"/>
        </w:tabs>
        <w:spacing w:beforeLines="24" w:before="57" w:afterLines="24" w:after="57" w:line="360" w:lineRule="auto"/>
        <w:jc w:val="both"/>
        <w:rPr>
          <w:rFonts w:ascii="Arial" w:eastAsia="Arial" w:hAnsi="Arial" w:cs="Arial"/>
          <w:sz w:val="24"/>
          <w:szCs w:val="24"/>
        </w:rPr>
      </w:pPr>
    </w:p>
    <w:p w14:paraId="2D04D471" w14:textId="6327EB48" w:rsidR="00375DFE" w:rsidRDefault="009B5564"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Mas, afinal</w:t>
      </w:r>
      <w:r w:rsidR="00442DF6">
        <w:rPr>
          <w:rFonts w:ascii="Arial" w:eastAsia="Arial" w:hAnsi="Arial" w:cs="Arial"/>
          <w:sz w:val="24"/>
          <w:szCs w:val="24"/>
        </w:rPr>
        <w:t>,</w:t>
      </w:r>
      <w:r>
        <w:rPr>
          <w:rFonts w:ascii="Arial" w:eastAsia="Arial" w:hAnsi="Arial" w:cs="Arial"/>
          <w:sz w:val="24"/>
          <w:szCs w:val="24"/>
        </w:rPr>
        <w:t xml:space="preserve"> q</w:t>
      </w:r>
      <w:r w:rsidR="007739C9" w:rsidRPr="0068691B">
        <w:rPr>
          <w:rFonts w:ascii="Arial" w:eastAsia="Arial" w:hAnsi="Arial" w:cs="Arial"/>
          <w:sz w:val="24"/>
          <w:szCs w:val="24"/>
        </w:rPr>
        <w:t xml:space="preserve">ue tipo de informação se busca com tais procedimentos e em que nível de detalhamento? </w:t>
      </w:r>
    </w:p>
    <w:p w14:paraId="260AC5F2" w14:textId="77777777" w:rsidR="004169A8" w:rsidRPr="0068691B" w:rsidRDefault="004169A8" w:rsidP="0068691B">
      <w:pPr>
        <w:tabs>
          <w:tab w:val="left" w:pos="2490"/>
        </w:tabs>
        <w:spacing w:beforeLines="24" w:before="57" w:afterLines="24" w:after="57" w:line="360" w:lineRule="auto"/>
        <w:jc w:val="both"/>
        <w:rPr>
          <w:rFonts w:ascii="Arial" w:eastAsia="Arial" w:hAnsi="Arial" w:cs="Arial"/>
          <w:sz w:val="24"/>
          <w:szCs w:val="24"/>
        </w:rPr>
      </w:pPr>
    </w:p>
    <w:p w14:paraId="232531C3" w14:textId="0BA83187" w:rsidR="00A9717B" w:rsidRDefault="00375DFE"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lastRenderedPageBreak/>
        <w:t>Para definir o escopo da investigação de estupro, a equipe deve levar em consideração o te</w:t>
      </w:r>
      <w:r w:rsidR="004169A8">
        <w:rPr>
          <w:rFonts w:ascii="Arial" w:eastAsia="Arial" w:hAnsi="Arial" w:cs="Arial"/>
          <w:sz w:val="24"/>
          <w:szCs w:val="24"/>
        </w:rPr>
        <w:t>mpo e os recursos humanos e mate</w:t>
      </w:r>
      <w:r w:rsidRPr="0068691B">
        <w:rPr>
          <w:rFonts w:ascii="Arial" w:eastAsia="Arial" w:hAnsi="Arial" w:cs="Arial"/>
          <w:sz w:val="24"/>
          <w:szCs w:val="24"/>
        </w:rPr>
        <w:t>ria</w:t>
      </w:r>
      <w:r w:rsidR="004169A8">
        <w:rPr>
          <w:rFonts w:ascii="Arial" w:eastAsia="Arial" w:hAnsi="Arial" w:cs="Arial"/>
          <w:sz w:val="24"/>
          <w:szCs w:val="24"/>
        </w:rPr>
        <w:t>i</w:t>
      </w:r>
      <w:r w:rsidRPr="0068691B">
        <w:rPr>
          <w:rFonts w:ascii="Arial" w:eastAsia="Arial" w:hAnsi="Arial" w:cs="Arial"/>
          <w:sz w:val="24"/>
          <w:szCs w:val="24"/>
        </w:rPr>
        <w:t xml:space="preserve">s que estão à sua disposição. </w:t>
      </w:r>
    </w:p>
    <w:p w14:paraId="713C4F55" w14:textId="64F2C7B3" w:rsidR="00375DFE" w:rsidRPr="0068691B" w:rsidRDefault="00375DFE"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 xml:space="preserve"> </w:t>
      </w:r>
    </w:p>
    <w:p w14:paraId="2F00B675" w14:textId="296CC9E5" w:rsidR="000327A2" w:rsidRPr="0068691B" w:rsidRDefault="00F10486" w:rsidP="0068691B">
      <w:pPr>
        <w:tabs>
          <w:tab w:val="left" w:pos="2490"/>
        </w:tabs>
        <w:spacing w:beforeLines="24" w:before="57" w:afterLines="24" w:after="57" w:line="360" w:lineRule="auto"/>
        <w:jc w:val="both"/>
        <w:rPr>
          <w:rFonts w:ascii="Arial" w:eastAsia="Arial" w:hAnsi="Arial" w:cs="Arial"/>
          <w:b/>
          <w:sz w:val="24"/>
          <w:szCs w:val="24"/>
        </w:rPr>
      </w:pPr>
      <w:r>
        <w:rPr>
          <w:rFonts w:ascii="Arial" w:eastAsia="Arial" w:hAnsi="Arial" w:cs="Arial"/>
          <w:b/>
          <w:sz w:val="24"/>
          <w:szCs w:val="24"/>
          <w:shd w:val="clear" w:color="auto" w:fill="4A86E8"/>
        </w:rPr>
        <w:t>&lt;H3&gt;</w:t>
      </w:r>
      <w:r w:rsidR="001301C1" w:rsidRPr="0068691B">
        <w:rPr>
          <w:rFonts w:ascii="Arial" w:eastAsia="Arial" w:hAnsi="Arial" w:cs="Arial"/>
          <w:b/>
          <w:sz w:val="24"/>
          <w:szCs w:val="24"/>
        </w:rPr>
        <w:t>Formulação de questões de investigação</w:t>
      </w:r>
      <w:r>
        <w:rPr>
          <w:rFonts w:ascii="Arial" w:eastAsia="Arial" w:hAnsi="Arial" w:cs="Arial"/>
          <w:b/>
          <w:sz w:val="24"/>
          <w:szCs w:val="24"/>
          <w:shd w:val="clear" w:color="auto" w:fill="4A86E8"/>
        </w:rPr>
        <w:t>&lt;H3/&gt;</w:t>
      </w:r>
    </w:p>
    <w:p w14:paraId="49646C90" w14:textId="77777777" w:rsidR="00F852B3" w:rsidRPr="0068691B" w:rsidRDefault="00F852B3" w:rsidP="0068691B">
      <w:pPr>
        <w:tabs>
          <w:tab w:val="left" w:pos="2490"/>
        </w:tabs>
        <w:spacing w:beforeLines="24" w:before="57" w:afterLines="24" w:after="57" w:line="360" w:lineRule="auto"/>
        <w:jc w:val="both"/>
        <w:rPr>
          <w:rFonts w:ascii="Arial" w:hAnsi="Arial" w:cs="Arial"/>
          <w:b/>
          <w:sz w:val="24"/>
          <w:szCs w:val="24"/>
        </w:rPr>
      </w:pPr>
    </w:p>
    <w:p w14:paraId="2CA5A3C9" w14:textId="39CA13CC" w:rsidR="000327A2" w:rsidRPr="0068691B" w:rsidRDefault="00CC66EA" w:rsidP="0068691B">
      <w:pPr>
        <w:tabs>
          <w:tab w:val="left" w:pos="2490"/>
        </w:tabs>
        <w:spacing w:beforeLines="24" w:before="57" w:afterLines="24" w:after="57" w:line="360" w:lineRule="auto"/>
        <w:jc w:val="both"/>
        <w:rPr>
          <w:rFonts w:ascii="Arial" w:hAnsi="Arial" w:cs="Arial"/>
          <w:sz w:val="24"/>
          <w:szCs w:val="24"/>
        </w:rPr>
      </w:pPr>
      <w:r>
        <w:rPr>
          <w:rFonts w:ascii="Arial" w:eastAsia="Arial" w:hAnsi="Arial" w:cs="Arial"/>
          <w:sz w:val="24"/>
          <w:szCs w:val="24"/>
        </w:rPr>
        <w:t xml:space="preserve">A </w:t>
      </w:r>
      <w:r w:rsidR="001301C1" w:rsidRPr="003635F6">
        <w:rPr>
          <w:rFonts w:ascii="Arial" w:eastAsia="Arial" w:hAnsi="Arial" w:cs="Arial"/>
          <w:sz w:val="24"/>
          <w:szCs w:val="24"/>
        </w:rPr>
        <w:t>investigação criminal</w:t>
      </w:r>
      <w:r w:rsidR="00442DF6">
        <w:rPr>
          <w:rFonts w:ascii="Arial" w:eastAsia="Arial" w:hAnsi="Arial" w:cs="Arial"/>
          <w:sz w:val="24"/>
          <w:szCs w:val="24"/>
        </w:rPr>
        <w:t>,</w:t>
      </w:r>
      <w:r w:rsidR="001301C1" w:rsidRPr="003635F6">
        <w:rPr>
          <w:rFonts w:ascii="Arial" w:eastAsia="Arial" w:hAnsi="Arial" w:cs="Arial"/>
          <w:sz w:val="24"/>
          <w:szCs w:val="24"/>
        </w:rPr>
        <w:t xml:space="preserve"> por ser um processo científico</w:t>
      </w:r>
      <w:r>
        <w:rPr>
          <w:rFonts w:ascii="Arial" w:eastAsia="Arial" w:hAnsi="Arial" w:cs="Arial"/>
          <w:sz w:val="24"/>
          <w:szCs w:val="24"/>
        </w:rPr>
        <w:t>,</w:t>
      </w:r>
      <w:r w:rsidR="001301C1" w:rsidRPr="003635F6">
        <w:rPr>
          <w:rFonts w:ascii="Arial" w:eastAsia="Arial" w:hAnsi="Arial" w:cs="Arial"/>
          <w:sz w:val="24"/>
          <w:szCs w:val="24"/>
        </w:rPr>
        <w:t xml:space="preserve"> obedece</w:t>
      </w:r>
      <w:r>
        <w:rPr>
          <w:rFonts w:ascii="Arial" w:eastAsia="Arial" w:hAnsi="Arial" w:cs="Arial"/>
          <w:sz w:val="24"/>
          <w:szCs w:val="24"/>
        </w:rPr>
        <w:t xml:space="preserve"> </w:t>
      </w:r>
      <w:r w:rsidR="001301C1" w:rsidRPr="003635F6">
        <w:rPr>
          <w:rFonts w:ascii="Arial" w:eastAsia="Arial" w:hAnsi="Arial" w:cs="Arial"/>
          <w:sz w:val="24"/>
          <w:szCs w:val="24"/>
        </w:rPr>
        <w:t>a métodos</w:t>
      </w:r>
      <w:r w:rsidR="001301C1" w:rsidRPr="0068691B">
        <w:rPr>
          <w:rFonts w:ascii="Arial" w:eastAsia="Arial" w:hAnsi="Arial" w:cs="Arial"/>
          <w:sz w:val="24"/>
          <w:szCs w:val="24"/>
        </w:rPr>
        <w:t xml:space="preserve"> e técnicas científicas </w:t>
      </w:r>
      <w:r w:rsidR="00A9717B">
        <w:rPr>
          <w:rFonts w:ascii="Arial" w:eastAsia="Arial" w:hAnsi="Arial" w:cs="Arial"/>
          <w:sz w:val="24"/>
          <w:szCs w:val="24"/>
        </w:rPr>
        <w:t xml:space="preserve">com a finalidade de </w:t>
      </w:r>
      <w:r w:rsidR="001301C1" w:rsidRPr="0068691B">
        <w:rPr>
          <w:rFonts w:ascii="Arial" w:eastAsia="Arial" w:hAnsi="Arial" w:cs="Arial"/>
          <w:sz w:val="24"/>
          <w:szCs w:val="24"/>
        </w:rPr>
        <w:t>alcançar seu objetivo. N</w:t>
      </w:r>
      <w:r w:rsidR="00E232BE">
        <w:rPr>
          <w:rFonts w:ascii="Arial" w:eastAsia="Arial" w:hAnsi="Arial" w:cs="Arial"/>
          <w:sz w:val="24"/>
          <w:szCs w:val="24"/>
        </w:rPr>
        <w:t xml:space="preserve">este sentido, no processo de </w:t>
      </w:r>
      <w:r w:rsidR="001301C1" w:rsidRPr="0068691B">
        <w:rPr>
          <w:rFonts w:ascii="Arial" w:eastAsia="Arial" w:hAnsi="Arial" w:cs="Arial"/>
          <w:sz w:val="24"/>
          <w:szCs w:val="24"/>
        </w:rPr>
        <w:t>formulação das questões</w:t>
      </w:r>
      <w:r w:rsidR="002D7B6A">
        <w:rPr>
          <w:rFonts w:ascii="Arial" w:eastAsia="Arial" w:hAnsi="Arial" w:cs="Arial"/>
          <w:sz w:val="24"/>
          <w:szCs w:val="24"/>
        </w:rPr>
        <w:t>,</w:t>
      </w:r>
      <w:r w:rsidR="001301C1" w:rsidRPr="0068691B">
        <w:rPr>
          <w:rFonts w:ascii="Arial" w:eastAsia="Arial" w:hAnsi="Arial" w:cs="Arial"/>
          <w:sz w:val="24"/>
          <w:szCs w:val="24"/>
        </w:rPr>
        <w:t xml:space="preserve"> </w:t>
      </w:r>
      <w:r w:rsidR="00E232BE">
        <w:rPr>
          <w:rFonts w:ascii="Arial" w:eastAsia="Arial" w:hAnsi="Arial" w:cs="Arial"/>
          <w:sz w:val="24"/>
          <w:szCs w:val="24"/>
        </w:rPr>
        <w:t xml:space="preserve">a equipe de investigação </w:t>
      </w:r>
      <w:r w:rsidR="001301C1" w:rsidRPr="0068691B">
        <w:rPr>
          <w:rFonts w:ascii="Arial" w:eastAsia="Arial" w:hAnsi="Arial" w:cs="Arial"/>
          <w:sz w:val="24"/>
          <w:szCs w:val="24"/>
        </w:rPr>
        <w:t>responder</w:t>
      </w:r>
      <w:r w:rsidR="00E232BE">
        <w:rPr>
          <w:rFonts w:ascii="Arial" w:eastAsia="Arial" w:hAnsi="Arial" w:cs="Arial"/>
          <w:sz w:val="24"/>
          <w:szCs w:val="24"/>
        </w:rPr>
        <w:t>á</w:t>
      </w:r>
      <w:r w:rsidR="001301C1" w:rsidRPr="0068691B">
        <w:rPr>
          <w:rFonts w:ascii="Arial" w:eastAsia="Arial" w:hAnsi="Arial" w:cs="Arial"/>
          <w:sz w:val="24"/>
          <w:szCs w:val="24"/>
        </w:rPr>
        <w:t xml:space="preserve"> sobre as hipóteses levantadas, há vários métodos que são aplicados pelas ciências sociais </w:t>
      </w:r>
      <w:r w:rsidR="003635F6">
        <w:rPr>
          <w:rFonts w:ascii="Arial" w:eastAsia="Arial" w:hAnsi="Arial" w:cs="Arial"/>
          <w:sz w:val="24"/>
          <w:szCs w:val="24"/>
        </w:rPr>
        <w:t>que</w:t>
      </w:r>
      <w:r w:rsidR="001301C1" w:rsidRPr="0068691B">
        <w:rPr>
          <w:rFonts w:ascii="Arial" w:eastAsia="Arial" w:hAnsi="Arial" w:cs="Arial"/>
          <w:sz w:val="24"/>
          <w:szCs w:val="24"/>
        </w:rPr>
        <w:t xml:space="preserve"> podem ser </w:t>
      </w:r>
      <w:r w:rsidR="003635F6">
        <w:rPr>
          <w:rFonts w:ascii="Arial" w:eastAsia="Arial" w:hAnsi="Arial" w:cs="Arial"/>
          <w:sz w:val="24"/>
          <w:szCs w:val="24"/>
        </w:rPr>
        <w:t>agregados</w:t>
      </w:r>
      <w:r w:rsidR="003635F6" w:rsidRPr="0068691B">
        <w:rPr>
          <w:rFonts w:ascii="Arial" w:eastAsia="Arial" w:hAnsi="Arial" w:cs="Arial"/>
          <w:sz w:val="24"/>
          <w:szCs w:val="24"/>
        </w:rPr>
        <w:t xml:space="preserve"> </w:t>
      </w:r>
      <w:r w:rsidR="001301C1" w:rsidRPr="0068691B">
        <w:rPr>
          <w:rFonts w:ascii="Arial" w:eastAsia="Arial" w:hAnsi="Arial" w:cs="Arial"/>
          <w:sz w:val="24"/>
          <w:szCs w:val="24"/>
        </w:rPr>
        <w:t>ao procedimento de apuração d</w:t>
      </w:r>
      <w:r w:rsidR="007739C9" w:rsidRPr="0068691B">
        <w:rPr>
          <w:rFonts w:ascii="Arial" w:eastAsia="Arial" w:hAnsi="Arial" w:cs="Arial"/>
          <w:sz w:val="24"/>
          <w:szCs w:val="24"/>
        </w:rPr>
        <w:t>a prova penal</w:t>
      </w:r>
      <w:r w:rsidR="001301C1" w:rsidRPr="0068691B">
        <w:rPr>
          <w:rFonts w:ascii="Arial" w:eastAsia="Arial" w:hAnsi="Arial" w:cs="Arial"/>
          <w:sz w:val="24"/>
          <w:szCs w:val="24"/>
        </w:rPr>
        <w:t>.</w:t>
      </w:r>
    </w:p>
    <w:p w14:paraId="276EE28C" w14:textId="57078D8F" w:rsidR="00787FB5" w:rsidRDefault="001301C1" w:rsidP="0068691B">
      <w:pPr>
        <w:tabs>
          <w:tab w:val="left" w:pos="2490"/>
        </w:tabs>
        <w:spacing w:beforeLines="24" w:before="57" w:afterLines="24" w:after="57" w:line="360" w:lineRule="auto"/>
        <w:jc w:val="both"/>
        <w:rPr>
          <w:rFonts w:ascii="Arial" w:eastAsia="Arial" w:hAnsi="Arial" w:cs="Arial"/>
          <w:color w:val="FF0000"/>
          <w:sz w:val="24"/>
          <w:szCs w:val="24"/>
        </w:rPr>
      </w:pPr>
      <w:r w:rsidRPr="0068691B">
        <w:rPr>
          <w:rFonts w:ascii="Arial" w:eastAsia="Arial" w:hAnsi="Arial" w:cs="Arial"/>
          <w:sz w:val="24"/>
          <w:szCs w:val="24"/>
        </w:rPr>
        <w:t>Por uma questão de praticidade didática</w:t>
      </w:r>
      <w:r w:rsidR="002D7B6A">
        <w:rPr>
          <w:rFonts w:ascii="Arial" w:eastAsia="Arial" w:hAnsi="Arial" w:cs="Arial"/>
          <w:sz w:val="24"/>
          <w:szCs w:val="24"/>
        </w:rPr>
        <w:t>,</w:t>
      </w:r>
      <w:r w:rsidRPr="0068691B">
        <w:rPr>
          <w:rFonts w:ascii="Arial" w:eastAsia="Arial" w:hAnsi="Arial" w:cs="Arial"/>
          <w:sz w:val="24"/>
          <w:szCs w:val="24"/>
        </w:rPr>
        <w:t xml:space="preserve"> é recomendado uma </w:t>
      </w:r>
      <w:r w:rsidRPr="00E81C66">
        <w:rPr>
          <w:rFonts w:ascii="Arial" w:eastAsia="Arial" w:hAnsi="Arial" w:cs="Arial"/>
          <w:sz w:val="24"/>
          <w:szCs w:val="24"/>
        </w:rPr>
        <w:t>abordagem estruturada</w:t>
      </w:r>
      <w:r w:rsidRPr="0068691B">
        <w:rPr>
          <w:rFonts w:ascii="Arial" w:eastAsia="Arial" w:hAnsi="Arial" w:cs="Arial"/>
          <w:sz w:val="24"/>
          <w:szCs w:val="24"/>
        </w:rPr>
        <w:t xml:space="preserve"> com inspiração </w:t>
      </w:r>
      <w:r w:rsidRPr="00A9717B">
        <w:rPr>
          <w:rFonts w:ascii="Arial" w:eastAsia="Arial" w:hAnsi="Arial" w:cs="Arial"/>
          <w:sz w:val="24"/>
          <w:szCs w:val="24"/>
        </w:rPr>
        <w:t xml:space="preserve">no </w:t>
      </w:r>
      <w:r w:rsidRPr="00E81C66">
        <w:rPr>
          <w:rFonts w:ascii="Arial" w:eastAsia="Arial" w:hAnsi="Arial" w:cs="Arial"/>
          <w:b/>
          <w:sz w:val="24"/>
          <w:szCs w:val="24"/>
        </w:rPr>
        <w:t>método cartesiano de solução de problemas</w:t>
      </w:r>
      <w:r w:rsidR="00787FB5">
        <w:rPr>
          <w:rFonts w:ascii="Arial" w:eastAsia="Arial" w:hAnsi="Arial" w:cs="Arial"/>
          <w:b/>
          <w:sz w:val="24"/>
          <w:szCs w:val="24"/>
        </w:rPr>
        <w:t xml:space="preserve">. </w:t>
      </w:r>
      <w:r w:rsidR="00787FB5" w:rsidRPr="00787FB5">
        <w:rPr>
          <w:rFonts w:ascii="Arial" w:eastAsia="Arial" w:hAnsi="Arial" w:cs="Arial"/>
          <w:sz w:val="24"/>
          <w:szCs w:val="24"/>
        </w:rPr>
        <w:t>O método foi criado pela ideia do filósofo de René Descartes, que afirma que só se pode dizer que existe o que pode ser comprovado.</w:t>
      </w:r>
      <w:r w:rsidR="00083202" w:rsidRPr="00787FB5">
        <w:rPr>
          <w:rFonts w:ascii="Arial" w:eastAsia="Arial" w:hAnsi="Arial" w:cs="Arial"/>
          <w:color w:val="FF0000"/>
          <w:sz w:val="24"/>
          <w:szCs w:val="24"/>
        </w:rPr>
        <w:t xml:space="preserve"> </w:t>
      </w:r>
    </w:p>
    <w:p w14:paraId="63F59B20" w14:textId="1866514D" w:rsidR="00CC66EA" w:rsidRPr="00E81C66" w:rsidRDefault="00083202" w:rsidP="0068691B">
      <w:pPr>
        <w:tabs>
          <w:tab w:val="left" w:pos="2490"/>
        </w:tabs>
        <w:spacing w:beforeLines="24" w:before="57" w:afterLines="24" w:after="57" w:line="360" w:lineRule="auto"/>
        <w:jc w:val="both"/>
        <w:rPr>
          <w:rFonts w:ascii="Arial" w:eastAsia="Arial" w:hAnsi="Arial" w:cs="Arial"/>
          <w:color w:val="auto"/>
          <w:sz w:val="24"/>
          <w:szCs w:val="24"/>
        </w:rPr>
      </w:pPr>
      <w:r w:rsidRPr="00E81C66">
        <w:rPr>
          <w:rFonts w:ascii="Arial" w:eastAsia="Arial" w:hAnsi="Arial" w:cs="Arial"/>
          <w:color w:val="auto"/>
          <w:sz w:val="24"/>
          <w:szCs w:val="24"/>
        </w:rPr>
        <w:t xml:space="preserve">A seguir, vamos conhecer um pouco mais sobre </w:t>
      </w:r>
      <w:r w:rsidR="00E931D3">
        <w:rPr>
          <w:rFonts w:ascii="Arial" w:eastAsia="Arial" w:hAnsi="Arial" w:cs="Arial"/>
          <w:color w:val="auto"/>
          <w:sz w:val="24"/>
          <w:szCs w:val="24"/>
        </w:rPr>
        <w:t>os princípios d</w:t>
      </w:r>
      <w:r w:rsidR="00787FB5">
        <w:rPr>
          <w:rFonts w:ascii="Arial" w:eastAsia="Arial" w:hAnsi="Arial" w:cs="Arial"/>
          <w:color w:val="auto"/>
          <w:sz w:val="24"/>
          <w:szCs w:val="24"/>
        </w:rPr>
        <w:t>es</w:t>
      </w:r>
      <w:r w:rsidR="002D7B6A">
        <w:rPr>
          <w:rFonts w:ascii="Arial" w:eastAsia="Arial" w:hAnsi="Arial" w:cs="Arial"/>
          <w:color w:val="auto"/>
          <w:sz w:val="24"/>
          <w:szCs w:val="24"/>
        </w:rPr>
        <w:t>s</w:t>
      </w:r>
      <w:r w:rsidR="00A9717B">
        <w:rPr>
          <w:rFonts w:ascii="Arial" w:eastAsia="Arial" w:hAnsi="Arial" w:cs="Arial"/>
          <w:color w:val="auto"/>
          <w:sz w:val="24"/>
          <w:szCs w:val="24"/>
        </w:rPr>
        <w:t>e</w:t>
      </w:r>
      <w:r w:rsidR="00E931D3">
        <w:rPr>
          <w:rFonts w:ascii="Arial" w:eastAsia="Arial" w:hAnsi="Arial" w:cs="Arial"/>
          <w:color w:val="auto"/>
          <w:sz w:val="24"/>
          <w:szCs w:val="24"/>
        </w:rPr>
        <w:t xml:space="preserve"> método, com foco na sua utilização pela equipe de investigação criminal.</w:t>
      </w:r>
      <w:r w:rsidR="0068548D" w:rsidRPr="00E81C66">
        <w:rPr>
          <w:rFonts w:ascii="Arial" w:eastAsia="Arial" w:hAnsi="Arial" w:cs="Arial"/>
          <w:color w:val="auto"/>
          <w:sz w:val="24"/>
          <w:szCs w:val="24"/>
        </w:rPr>
        <w:t xml:space="preserve"> </w:t>
      </w:r>
    </w:p>
    <w:p w14:paraId="4B3DC7CA" w14:textId="2D117F39" w:rsidR="000327A2" w:rsidRPr="0068691B" w:rsidRDefault="000327A2" w:rsidP="0068691B">
      <w:pPr>
        <w:tabs>
          <w:tab w:val="left" w:pos="2490"/>
        </w:tabs>
        <w:spacing w:beforeLines="24" w:before="57" w:afterLines="24" w:after="57" w:line="360" w:lineRule="auto"/>
        <w:jc w:val="both"/>
        <w:rPr>
          <w:rFonts w:ascii="Arial" w:eastAsia="Arial" w:hAnsi="Arial" w:cs="Arial"/>
          <w:sz w:val="24"/>
          <w:szCs w:val="24"/>
        </w:rPr>
      </w:pPr>
    </w:p>
    <w:p w14:paraId="0802672D" w14:textId="29D1B094" w:rsidR="000327A2" w:rsidRPr="00E81C66" w:rsidRDefault="00083202" w:rsidP="00E81C66">
      <w:pPr>
        <w:tabs>
          <w:tab w:val="left" w:pos="2490"/>
        </w:tabs>
        <w:spacing w:beforeLines="24" w:before="57" w:afterLines="24" w:after="57" w:line="360" w:lineRule="auto"/>
        <w:jc w:val="both"/>
        <w:rPr>
          <w:rFonts w:ascii="Arial" w:hAnsi="Arial" w:cs="Arial"/>
          <w:b/>
          <w:sz w:val="24"/>
          <w:szCs w:val="24"/>
        </w:rPr>
      </w:pPr>
      <w:r w:rsidRPr="00A9717B">
        <w:rPr>
          <w:rFonts w:ascii="Arial" w:eastAsia="Arial" w:hAnsi="Arial" w:cs="Arial"/>
          <w:b/>
          <w:sz w:val="24"/>
          <w:szCs w:val="24"/>
          <w:shd w:val="clear" w:color="auto" w:fill="4A86E8"/>
        </w:rPr>
        <w:t>&lt;H4&gt;</w:t>
      </w:r>
      <w:r w:rsidR="001301C1" w:rsidRPr="00E81C66">
        <w:rPr>
          <w:rFonts w:ascii="Arial" w:eastAsia="Arial" w:hAnsi="Arial" w:cs="Arial"/>
          <w:b/>
          <w:sz w:val="24"/>
          <w:szCs w:val="24"/>
        </w:rPr>
        <w:t>Primeiro passo</w:t>
      </w:r>
      <w:r w:rsidRPr="00E81C66">
        <w:rPr>
          <w:rFonts w:ascii="Arial" w:eastAsia="Arial" w:hAnsi="Arial" w:cs="Arial"/>
          <w:b/>
          <w:sz w:val="24"/>
          <w:szCs w:val="24"/>
        </w:rPr>
        <w:t>:</w:t>
      </w:r>
      <w:r w:rsidR="001301C1" w:rsidRPr="00E81C66">
        <w:rPr>
          <w:rFonts w:ascii="Arial" w:eastAsia="Arial" w:hAnsi="Arial" w:cs="Arial"/>
          <w:b/>
          <w:sz w:val="24"/>
          <w:szCs w:val="24"/>
        </w:rPr>
        <w:t xml:space="preserve"> </w:t>
      </w:r>
      <w:r w:rsidRPr="00E81C66">
        <w:rPr>
          <w:rFonts w:ascii="Arial" w:eastAsia="Arial" w:hAnsi="Arial" w:cs="Arial"/>
          <w:b/>
          <w:sz w:val="24"/>
          <w:szCs w:val="24"/>
        </w:rPr>
        <w:t>d</w:t>
      </w:r>
      <w:r w:rsidR="001301C1" w:rsidRPr="00E81C66">
        <w:rPr>
          <w:rFonts w:ascii="Arial" w:eastAsia="Arial" w:hAnsi="Arial" w:cs="Arial"/>
          <w:b/>
          <w:sz w:val="24"/>
          <w:szCs w:val="24"/>
        </w:rPr>
        <w:t>escrição do problema</w:t>
      </w:r>
      <w:r w:rsidRPr="00E81C66">
        <w:rPr>
          <w:rFonts w:ascii="Arial" w:eastAsia="Arial" w:hAnsi="Arial" w:cs="Arial"/>
          <w:b/>
          <w:sz w:val="24"/>
          <w:szCs w:val="24"/>
          <w:shd w:val="clear" w:color="auto" w:fill="4A86E8"/>
        </w:rPr>
        <w:t xml:space="preserve"> &lt;H4/&gt;</w:t>
      </w:r>
    </w:p>
    <w:p w14:paraId="5F3CE810"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3E9F88ED" w14:textId="615C088C" w:rsidR="000327A2" w:rsidRDefault="00A9717B"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De acordo com o método cartesiano, i</w:t>
      </w:r>
      <w:r w:rsidR="00083202">
        <w:rPr>
          <w:rFonts w:ascii="Arial" w:eastAsia="Arial" w:hAnsi="Arial" w:cs="Arial"/>
          <w:sz w:val="24"/>
          <w:szCs w:val="24"/>
        </w:rPr>
        <w:t xml:space="preserve">nicialmente </w:t>
      </w:r>
      <w:r w:rsidR="00CC66EA">
        <w:rPr>
          <w:rFonts w:ascii="Arial" w:eastAsia="Arial" w:hAnsi="Arial" w:cs="Arial"/>
          <w:sz w:val="24"/>
          <w:szCs w:val="24"/>
        </w:rPr>
        <w:t xml:space="preserve">a </w:t>
      </w:r>
      <w:r w:rsidR="00CC66EA" w:rsidRPr="0068691B">
        <w:rPr>
          <w:rFonts w:ascii="Arial" w:eastAsia="Arial" w:hAnsi="Arial" w:cs="Arial"/>
          <w:sz w:val="24"/>
          <w:szCs w:val="24"/>
        </w:rPr>
        <w:t>equipe</w:t>
      </w:r>
      <w:r w:rsidR="001301C1" w:rsidRPr="0068691B">
        <w:rPr>
          <w:rFonts w:ascii="Arial" w:eastAsia="Arial" w:hAnsi="Arial" w:cs="Arial"/>
          <w:sz w:val="24"/>
          <w:szCs w:val="24"/>
        </w:rPr>
        <w:t xml:space="preserve"> deve tomar como base as informações colhidas na análise preliminar do objeto da investigação (o fato noticiado) para descrevê-lo de forma clara e </w:t>
      </w:r>
      <w:r w:rsidR="00CC66EA" w:rsidRPr="0068691B">
        <w:rPr>
          <w:rFonts w:ascii="Arial" w:eastAsia="Arial" w:hAnsi="Arial" w:cs="Arial"/>
          <w:sz w:val="24"/>
          <w:szCs w:val="24"/>
        </w:rPr>
        <w:t>detalhada</w:t>
      </w:r>
      <w:r w:rsidR="00CC66EA">
        <w:rPr>
          <w:rFonts w:ascii="Arial" w:eastAsia="Arial" w:hAnsi="Arial" w:cs="Arial"/>
          <w:sz w:val="24"/>
          <w:szCs w:val="24"/>
        </w:rPr>
        <w:t>,</w:t>
      </w:r>
      <w:r w:rsidR="001301C1" w:rsidRPr="0068691B">
        <w:rPr>
          <w:rFonts w:ascii="Arial" w:eastAsia="Arial" w:hAnsi="Arial" w:cs="Arial"/>
          <w:sz w:val="24"/>
          <w:szCs w:val="24"/>
        </w:rPr>
        <w:t xml:space="preserve"> enumerando cada um de seus elementos para que possa ser analisado e compreendido em toda a sua extensão.</w:t>
      </w:r>
      <w:r w:rsidR="00CC66EA">
        <w:rPr>
          <w:rFonts w:ascii="Arial" w:eastAsia="Arial" w:hAnsi="Arial" w:cs="Arial"/>
          <w:sz w:val="24"/>
          <w:szCs w:val="24"/>
        </w:rPr>
        <w:t xml:space="preserve"> Observe, na imagem a seguir, um exemplo de dados descritos que formulam uma problemática.</w:t>
      </w:r>
    </w:p>
    <w:p w14:paraId="239E1856" w14:textId="348A6BB1" w:rsidR="00454DB9" w:rsidRDefault="00454DB9" w:rsidP="00E81C66">
      <w:pPr>
        <w:tabs>
          <w:tab w:val="left" w:pos="2490"/>
        </w:tabs>
        <w:spacing w:beforeLines="24" w:before="57" w:afterLines="24" w:after="57" w:line="360" w:lineRule="auto"/>
        <w:jc w:val="center"/>
        <w:rPr>
          <w:rFonts w:ascii="Arial" w:eastAsia="Arial" w:hAnsi="Arial" w:cs="Arial"/>
          <w:sz w:val="24"/>
          <w:szCs w:val="24"/>
        </w:rPr>
      </w:pPr>
      <w:commentRangeStart w:id="21"/>
      <w:commentRangeStart w:id="22"/>
      <w:r>
        <w:rPr>
          <w:noProof/>
        </w:rPr>
        <w:lastRenderedPageBreak/>
        <w:drawing>
          <wp:inline distT="0" distB="0" distL="0" distR="0" wp14:anchorId="5FC38CFA" wp14:editId="30E15BB3">
            <wp:extent cx="5295900" cy="3707129"/>
            <wp:effectExtent l="0" t="0" r="0" b="8255"/>
            <wp:docPr id="38" name="Imagem 38" descr="Jovem trabalhando em seu laptop com tela de espaço de cópia em branco para sua mensagem de texto publicitária no escritório, Vista traseira do homem de negócios mãos ocupadas usando laptop na mesa do escri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vem trabalhando em seu laptop com tela de espaço de cópia em branco para sua mensagem de texto publicitária no escritório, Vista traseira do homem de negócios mãos ocupadas usando laptop na mesa do escritór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193" cy="3719234"/>
                    </a:xfrm>
                    <a:prstGeom prst="rect">
                      <a:avLst/>
                    </a:prstGeom>
                    <a:noFill/>
                    <a:ln>
                      <a:noFill/>
                    </a:ln>
                  </pic:spPr>
                </pic:pic>
              </a:graphicData>
            </a:graphic>
          </wp:inline>
        </w:drawing>
      </w:r>
      <w:commentRangeEnd w:id="21"/>
      <w:r w:rsidR="00B46583">
        <w:rPr>
          <w:rStyle w:val="Refdecomentrio"/>
        </w:rPr>
        <w:commentReference w:id="21"/>
      </w:r>
      <w:commentRangeEnd w:id="22"/>
      <w:r w:rsidR="008B6008">
        <w:rPr>
          <w:rStyle w:val="Refdecomentrio"/>
        </w:rPr>
        <w:commentReference w:id="22"/>
      </w:r>
    </w:p>
    <w:p w14:paraId="2C737A2E" w14:textId="5AA3D754" w:rsidR="00CD49F3" w:rsidRPr="00E81C66" w:rsidRDefault="00E931D3">
      <w:pPr>
        <w:ind w:left="-142" w:hanging="425"/>
        <w:rPr>
          <w:rFonts w:ascii="Arial" w:hAnsi="Arial" w:cs="Arial"/>
          <w:sz w:val="24"/>
          <w:szCs w:val="24"/>
        </w:rPr>
      </w:pPr>
      <w:r>
        <w:rPr>
          <w:rFonts w:ascii="Arial" w:eastAsia="Times New Roman" w:hAnsi="Arial" w:cs="Arial"/>
          <w:b/>
          <w:color w:val="FF0000"/>
        </w:rPr>
        <w:t xml:space="preserve">       </w:t>
      </w:r>
      <w:r w:rsidR="00CD49F3">
        <w:rPr>
          <w:rFonts w:ascii="Arial" w:eastAsia="Times New Roman" w:hAnsi="Arial" w:cs="Arial"/>
          <w:b/>
          <w:color w:val="FF0000"/>
        </w:rPr>
        <w:t xml:space="preserve">Figura </w:t>
      </w:r>
      <w:r w:rsidR="00D12335">
        <w:rPr>
          <w:rFonts w:ascii="Arial" w:eastAsia="Times New Roman" w:hAnsi="Arial" w:cs="Arial"/>
          <w:b/>
          <w:color w:val="FF0000"/>
        </w:rPr>
        <w:t>7</w:t>
      </w:r>
      <w:r w:rsidR="00CD49F3">
        <w:rPr>
          <w:rFonts w:ascii="Arial" w:eastAsia="Times New Roman" w:hAnsi="Arial" w:cs="Arial"/>
          <w:b/>
          <w:color w:val="FF0000"/>
        </w:rPr>
        <w:t>:</w:t>
      </w:r>
      <w:r w:rsidR="00CD49F3">
        <w:rPr>
          <w:rFonts w:ascii="Arial" w:eastAsia="Times New Roman" w:hAnsi="Arial" w:cs="Arial"/>
          <w:color w:val="FF0000"/>
        </w:rPr>
        <w:t xml:space="preserve"> Formulando o problema.</w:t>
      </w:r>
      <w:r w:rsidR="00CD49F3">
        <w:rPr>
          <w:rFonts w:ascii="Arial" w:eastAsia="Times New Roman" w:hAnsi="Arial" w:cs="Arial"/>
          <w:b/>
          <w:color w:val="FF0000"/>
        </w:rPr>
        <w:t xml:space="preserve"> Fonte:</w:t>
      </w:r>
      <w:r>
        <w:rPr>
          <w:rFonts w:ascii="Arial" w:eastAsia="Times New Roman" w:hAnsi="Arial" w:cs="Arial"/>
          <w:color w:val="FF0000"/>
        </w:rPr>
        <w:t xml:space="preserve"> Shutterstock</w:t>
      </w:r>
      <w:r w:rsidR="00CD49F3">
        <w:rPr>
          <w:rFonts w:ascii="Arial" w:eastAsia="Times New Roman" w:hAnsi="Arial" w:cs="Arial"/>
          <w:color w:val="FF0000"/>
        </w:rPr>
        <w:t xml:space="preserve"> (2019)</w:t>
      </w:r>
      <w:r>
        <w:rPr>
          <w:rFonts w:ascii="Arial" w:eastAsia="Times New Roman" w:hAnsi="Arial" w:cs="Arial"/>
          <w:color w:val="FF0000"/>
        </w:rPr>
        <w:t>, adaptado por labSEAD-    UFSC (2019)</w:t>
      </w:r>
      <w:r w:rsidR="00CD49F3">
        <w:rPr>
          <w:rFonts w:ascii="Arial" w:eastAsia="Times New Roman" w:hAnsi="Arial" w:cs="Arial"/>
          <w:color w:val="FF0000"/>
        </w:rPr>
        <w:t>.</w:t>
      </w:r>
    </w:p>
    <w:p w14:paraId="7E932D6F" w14:textId="77777777" w:rsidR="00CC66EA" w:rsidRDefault="00CC66EA" w:rsidP="0068691B">
      <w:pPr>
        <w:tabs>
          <w:tab w:val="left" w:pos="2490"/>
        </w:tabs>
        <w:spacing w:beforeLines="24" w:before="57" w:afterLines="24" w:after="57" w:line="360" w:lineRule="auto"/>
        <w:jc w:val="both"/>
        <w:rPr>
          <w:rFonts w:ascii="Arial" w:hAnsi="Arial" w:cs="Arial"/>
          <w:sz w:val="24"/>
          <w:szCs w:val="24"/>
        </w:rPr>
      </w:pPr>
    </w:p>
    <w:p w14:paraId="0C5082EC" w14:textId="2849C8CC" w:rsidR="00083202" w:rsidRPr="0068691B" w:rsidRDefault="00083202" w:rsidP="0068691B">
      <w:pPr>
        <w:tabs>
          <w:tab w:val="left" w:pos="2490"/>
        </w:tabs>
        <w:spacing w:beforeLines="24" w:before="57" w:afterLines="24" w:after="57" w:line="360" w:lineRule="auto"/>
        <w:jc w:val="both"/>
        <w:rPr>
          <w:rFonts w:ascii="Arial" w:hAnsi="Arial" w:cs="Arial"/>
          <w:sz w:val="24"/>
          <w:szCs w:val="24"/>
        </w:rPr>
      </w:pPr>
      <w:r>
        <w:rPr>
          <w:rFonts w:ascii="Arial" w:hAnsi="Arial" w:cs="Arial"/>
          <w:sz w:val="24"/>
          <w:szCs w:val="24"/>
        </w:rPr>
        <w:t xml:space="preserve">Perceba que esta descrição dos procedimentos permite um melhor </w:t>
      </w:r>
      <w:r w:rsidR="00CD49F3">
        <w:rPr>
          <w:rFonts w:ascii="Arial" w:hAnsi="Arial" w:cs="Arial"/>
          <w:sz w:val="24"/>
          <w:szCs w:val="24"/>
        </w:rPr>
        <w:t>entendimento do evento e garante</w:t>
      </w:r>
      <w:r w:rsidR="00CC66EA">
        <w:rPr>
          <w:rFonts w:ascii="Arial" w:hAnsi="Arial" w:cs="Arial"/>
          <w:sz w:val="24"/>
          <w:szCs w:val="24"/>
        </w:rPr>
        <w:t xml:space="preserve"> uma visão concreta que caracteriza ou não a notícia de um crime de estupro que precisa ser investigado.</w:t>
      </w:r>
    </w:p>
    <w:p w14:paraId="21C2BA2F"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466D52CC" w14:textId="6ED0003A" w:rsidR="000327A2" w:rsidRPr="00E81C66" w:rsidRDefault="00083202" w:rsidP="00E81C66">
      <w:pPr>
        <w:tabs>
          <w:tab w:val="left" w:pos="2490"/>
        </w:tabs>
        <w:spacing w:beforeLines="24" w:before="57" w:afterLines="24" w:after="57" w:line="360" w:lineRule="auto"/>
        <w:jc w:val="both"/>
        <w:rPr>
          <w:rFonts w:ascii="Arial" w:hAnsi="Arial" w:cs="Arial"/>
          <w:sz w:val="24"/>
          <w:szCs w:val="24"/>
        </w:rPr>
      </w:pPr>
      <w:r w:rsidRPr="00E81C66">
        <w:rPr>
          <w:rFonts w:ascii="Arial" w:eastAsia="Arial" w:hAnsi="Arial" w:cs="Arial"/>
          <w:b/>
          <w:sz w:val="24"/>
          <w:szCs w:val="24"/>
          <w:shd w:val="clear" w:color="auto" w:fill="4A86E8"/>
        </w:rPr>
        <w:t>&lt;H4&gt;</w:t>
      </w:r>
      <w:r w:rsidR="001301C1" w:rsidRPr="00E81C66">
        <w:rPr>
          <w:rFonts w:ascii="Arial" w:eastAsia="Arial" w:hAnsi="Arial" w:cs="Arial"/>
          <w:b/>
          <w:sz w:val="24"/>
          <w:szCs w:val="24"/>
        </w:rPr>
        <w:t>Segundo passo</w:t>
      </w:r>
      <w:r w:rsidRPr="00E81C66">
        <w:rPr>
          <w:rFonts w:ascii="Arial" w:eastAsia="Arial" w:hAnsi="Arial" w:cs="Arial"/>
          <w:b/>
          <w:sz w:val="24"/>
          <w:szCs w:val="24"/>
        </w:rPr>
        <w:t>:</w:t>
      </w:r>
      <w:r w:rsidR="001301C1" w:rsidRPr="00E81C66">
        <w:rPr>
          <w:rFonts w:ascii="Arial" w:eastAsia="Arial" w:hAnsi="Arial" w:cs="Arial"/>
          <w:b/>
          <w:sz w:val="24"/>
          <w:szCs w:val="24"/>
        </w:rPr>
        <w:t xml:space="preserve"> </w:t>
      </w:r>
      <w:r w:rsidRPr="00E81C66">
        <w:rPr>
          <w:rFonts w:ascii="Arial" w:eastAsia="Arial" w:hAnsi="Arial" w:cs="Arial"/>
          <w:b/>
          <w:sz w:val="24"/>
          <w:szCs w:val="24"/>
        </w:rPr>
        <w:t>f</w:t>
      </w:r>
      <w:r w:rsidR="001301C1" w:rsidRPr="00E81C66">
        <w:rPr>
          <w:rFonts w:ascii="Arial" w:eastAsia="Arial" w:hAnsi="Arial" w:cs="Arial"/>
          <w:b/>
          <w:sz w:val="24"/>
          <w:szCs w:val="24"/>
        </w:rPr>
        <w:t>ormulação d</w:t>
      </w:r>
      <w:r w:rsidRPr="00E81C66">
        <w:rPr>
          <w:rFonts w:ascii="Arial" w:eastAsia="Arial" w:hAnsi="Arial" w:cs="Arial"/>
          <w:b/>
          <w:sz w:val="24"/>
          <w:szCs w:val="24"/>
        </w:rPr>
        <w:t>e</w:t>
      </w:r>
      <w:r w:rsidR="001301C1" w:rsidRPr="00E81C66">
        <w:rPr>
          <w:rFonts w:ascii="Arial" w:eastAsia="Arial" w:hAnsi="Arial" w:cs="Arial"/>
          <w:b/>
          <w:sz w:val="24"/>
          <w:szCs w:val="24"/>
        </w:rPr>
        <w:t xml:space="preserve"> possíveis questões</w:t>
      </w:r>
      <w:r w:rsidRPr="00E81C66">
        <w:rPr>
          <w:rFonts w:ascii="Arial" w:eastAsia="Arial" w:hAnsi="Arial" w:cs="Arial"/>
          <w:b/>
          <w:sz w:val="24"/>
          <w:szCs w:val="24"/>
          <w:shd w:val="clear" w:color="auto" w:fill="4A86E8"/>
        </w:rPr>
        <w:t xml:space="preserve"> &lt;H4/&gt;</w:t>
      </w:r>
    </w:p>
    <w:p w14:paraId="6B0E3F03"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51A359A9" w14:textId="454B49F7" w:rsidR="001A2E66" w:rsidRDefault="001301C1"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Para compreen</w:t>
      </w:r>
      <w:r w:rsidR="001D75D0">
        <w:rPr>
          <w:rFonts w:ascii="Arial" w:eastAsia="Arial" w:hAnsi="Arial" w:cs="Arial"/>
          <w:sz w:val="24"/>
          <w:szCs w:val="24"/>
        </w:rPr>
        <w:t>der</w:t>
      </w:r>
      <w:r w:rsidRPr="0068691B">
        <w:rPr>
          <w:rFonts w:ascii="Arial" w:eastAsia="Arial" w:hAnsi="Arial" w:cs="Arial"/>
          <w:sz w:val="24"/>
          <w:szCs w:val="24"/>
        </w:rPr>
        <w:t xml:space="preserve"> o fato (problema)</w:t>
      </w:r>
      <w:r w:rsidR="00CD49F3">
        <w:rPr>
          <w:rFonts w:ascii="Arial" w:eastAsia="Arial" w:hAnsi="Arial" w:cs="Arial"/>
          <w:sz w:val="24"/>
          <w:szCs w:val="24"/>
        </w:rPr>
        <w:t xml:space="preserve">, </w:t>
      </w:r>
      <w:r w:rsidR="001A2E66">
        <w:rPr>
          <w:rFonts w:ascii="Arial" w:eastAsia="Arial" w:hAnsi="Arial" w:cs="Arial"/>
          <w:sz w:val="24"/>
          <w:szCs w:val="24"/>
        </w:rPr>
        <w:t xml:space="preserve">a equipe deve dividir o caso </w:t>
      </w:r>
      <w:r w:rsidR="008F0F2D">
        <w:rPr>
          <w:rFonts w:ascii="Arial" w:eastAsia="Arial" w:hAnsi="Arial" w:cs="Arial"/>
          <w:sz w:val="24"/>
          <w:szCs w:val="24"/>
        </w:rPr>
        <w:t xml:space="preserve">em partes de maneira que </w:t>
      </w:r>
      <w:r w:rsidR="001D75D0">
        <w:rPr>
          <w:rFonts w:ascii="Arial" w:eastAsia="Arial" w:hAnsi="Arial" w:cs="Arial"/>
          <w:sz w:val="24"/>
          <w:szCs w:val="24"/>
        </w:rPr>
        <w:t xml:space="preserve">cada </w:t>
      </w:r>
      <w:r w:rsidR="008F0F2D">
        <w:rPr>
          <w:rFonts w:ascii="Arial" w:eastAsia="Arial" w:hAnsi="Arial" w:cs="Arial"/>
          <w:sz w:val="24"/>
          <w:szCs w:val="24"/>
        </w:rPr>
        <w:t>parte não se sobreponha</w:t>
      </w:r>
      <w:r w:rsidR="001D75D0">
        <w:rPr>
          <w:rFonts w:ascii="Arial" w:eastAsia="Arial" w:hAnsi="Arial" w:cs="Arial"/>
          <w:sz w:val="24"/>
          <w:szCs w:val="24"/>
        </w:rPr>
        <w:t xml:space="preserve"> </w:t>
      </w:r>
      <w:r w:rsidR="00442DF6">
        <w:rPr>
          <w:rFonts w:ascii="Arial" w:eastAsia="Arial" w:hAnsi="Arial" w:cs="Arial"/>
          <w:sz w:val="24"/>
          <w:szCs w:val="24"/>
        </w:rPr>
        <w:t>à</w:t>
      </w:r>
      <w:r w:rsidR="001D75D0">
        <w:rPr>
          <w:rFonts w:ascii="Arial" w:eastAsia="Arial" w:hAnsi="Arial" w:cs="Arial"/>
          <w:sz w:val="24"/>
          <w:szCs w:val="24"/>
        </w:rPr>
        <w:t xml:space="preserve"> outra</w:t>
      </w:r>
      <w:r w:rsidR="008F0F2D">
        <w:rPr>
          <w:rFonts w:ascii="Arial" w:eastAsia="Arial" w:hAnsi="Arial" w:cs="Arial"/>
          <w:sz w:val="24"/>
          <w:szCs w:val="24"/>
        </w:rPr>
        <w:t>. Para is</w:t>
      </w:r>
      <w:r w:rsidR="002D7B6A">
        <w:rPr>
          <w:rFonts w:ascii="Arial" w:eastAsia="Arial" w:hAnsi="Arial" w:cs="Arial"/>
          <w:sz w:val="24"/>
          <w:szCs w:val="24"/>
        </w:rPr>
        <w:t>s</w:t>
      </w:r>
      <w:r w:rsidR="008F0F2D">
        <w:rPr>
          <w:rFonts w:ascii="Arial" w:eastAsia="Arial" w:hAnsi="Arial" w:cs="Arial"/>
          <w:sz w:val="24"/>
          <w:szCs w:val="24"/>
        </w:rPr>
        <w:t xml:space="preserve">o, </w:t>
      </w:r>
      <w:r w:rsidRPr="0068691B">
        <w:rPr>
          <w:rFonts w:ascii="Arial" w:eastAsia="Arial" w:hAnsi="Arial" w:cs="Arial"/>
          <w:sz w:val="24"/>
          <w:szCs w:val="24"/>
        </w:rPr>
        <w:t>a equipe</w:t>
      </w:r>
      <w:r w:rsidR="008F0F2D">
        <w:rPr>
          <w:rFonts w:ascii="Arial" w:eastAsia="Arial" w:hAnsi="Arial" w:cs="Arial"/>
          <w:sz w:val="24"/>
          <w:szCs w:val="24"/>
        </w:rPr>
        <w:t xml:space="preserve"> deve</w:t>
      </w:r>
      <w:r w:rsidR="00E46C67">
        <w:rPr>
          <w:rFonts w:ascii="Arial" w:eastAsia="Arial" w:hAnsi="Arial" w:cs="Arial"/>
          <w:sz w:val="24"/>
          <w:szCs w:val="24"/>
        </w:rPr>
        <w:t xml:space="preserve"> </w:t>
      </w:r>
      <w:r w:rsidRPr="0068691B">
        <w:rPr>
          <w:rFonts w:ascii="Arial" w:eastAsia="Arial" w:hAnsi="Arial" w:cs="Arial"/>
          <w:sz w:val="24"/>
          <w:szCs w:val="24"/>
        </w:rPr>
        <w:t>u</w:t>
      </w:r>
      <w:r w:rsidR="00E46C67">
        <w:rPr>
          <w:rFonts w:ascii="Arial" w:eastAsia="Arial" w:hAnsi="Arial" w:cs="Arial"/>
          <w:sz w:val="24"/>
          <w:szCs w:val="24"/>
        </w:rPr>
        <w:t>tilizar</w:t>
      </w:r>
      <w:r w:rsidRPr="0068691B">
        <w:rPr>
          <w:rFonts w:ascii="Arial" w:eastAsia="Arial" w:hAnsi="Arial" w:cs="Arial"/>
          <w:sz w:val="24"/>
          <w:szCs w:val="24"/>
        </w:rPr>
        <w:t xml:space="preserve"> a técnica do </w:t>
      </w:r>
      <w:r w:rsidRPr="00E81C66">
        <w:rPr>
          <w:rFonts w:ascii="Arial" w:hAnsi="Arial" w:cs="Arial"/>
          <w:b/>
          <w:bCs/>
          <w:i/>
          <w:color w:val="538135" w:themeColor="accent6" w:themeShade="BF"/>
          <w:sz w:val="24"/>
          <w:szCs w:val="24"/>
          <w:highlight w:val="cyan"/>
        </w:rPr>
        <w:t>brainstorming</w:t>
      </w:r>
      <w:r w:rsidR="0068548D" w:rsidRPr="00E81C66">
        <w:rPr>
          <w:rFonts w:ascii="Arial" w:hAnsi="Arial" w:cs="Arial"/>
          <w:b/>
          <w:bCs/>
          <w:i/>
          <w:color w:val="70AD47" w:themeColor="accent6"/>
          <w:sz w:val="24"/>
          <w:szCs w:val="24"/>
          <w:shd w:val="clear" w:color="auto" w:fill="FFFFFF"/>
        </w:rPr>
        <w:t xml:space="preserve"> </w:t>
      </w:r>
      <w:r w:rsidRPr="0068691B">
        <w:rPr>
          <w:rFonts w:ascii="Arial" w:eastAsia="Arial" w:hAnsi="Arial" w:cs="Arial"/>
          <w:sz w:val="24"/>
          <w:szCs w:val="24"/>
        </w:rPr>
        <w:t xml:space="preserve">para identificar as questões que deverão ser respondidas na apuração das evidências de prova do estupro. </w:t>
      </w:r>
    </w:p>
    <w:p w14:paraId="00F3113A" w14:textId="633C7C7B" w:rsidR="001A2E66" w:rsidRPr="00E81C66" w:rsidRDefault="001A2E66" w:rsidP="0068691B">
      <w:pPr>
        <w:tabs>
          <w:tab w:val="left" w:pos="2490"/>
        </w:tabs>
        <w:spacing w:beforeLines="24" w:before="57" w:afterLines="24" w:after="57" w:line="360" w:lineRule="auto"/>
        <w:jc w:val="both"/>
        <w:rPr>
          <w:rFonts w:ascii="Arial" w:eastAsia="Arial" w:hAnsi="Arial" w:cs="Arial"/>
          <w:b/>
          <w:color w:val="538135" w:themeColor="accent6" w:themeShade="BF"/>
          <w:sz w:val="24"/>
          <w:szCs w:val="24"/>
        </w:rPr>
      </w:pPr>
      <w:r w:rsidRPr="00E81C66">
        <w:rPr>
          <w:rFonts w:ascii="Arial" w:eastAsia="Arial" w:hAnsi="Arial" w:cs="Arial"/>
          <w:b/>
          <w:color w:val="538135" w:themeColor="accent6" w:themeShade="BF"/>
          <w:sz w:val="24"/>
          <w:szCs w:val="24"/>
        </w:rPr>
        <w:t>&lt;Abrir Glossário&gt;</w:t>
      </w:r>
    </w:p>
    <w:p w14:paraId="11D34570" w14:textId="43DAF901" w:rsidR="001A2E66" w:rsidRPr="00E81C66" w:rsidRDefault="001A2E66" w:rsidP="0068691B">
      <w:pPr>
        <w:tabs>
          <w:tab w:val="left" w:pos="2490"/>
        </w:tabs>
        <w:spacing w:beforeLines="24" w:before="57" w:afterLines="24" w:after="57" w:line="360" w:lineRule="auto"/>
        <w:jc w:val="both"/>
        <w:rPr>
          <w:rFonts w:ascii="Arial" w:eastAsia="Arial" w:hAnsi="Arial" w:cs="Arial"/>
          <w:color w:val="538135" w:themeColor="accent6" w:themeShade="BF"/>
          <w:sz w:val="24"/>
          <w:szCs w:val="24"/>
        </w:rPr>
      </w:pPr>
      <w:r w:rsidRPr="00E81C66">
        <w:rPr>
          <w:rFonts w:ascii="Arial" w:eastAsia="Arial" w:hAnsi="Arial" w:cs="Arial"/>
          <w:color w:val="538135" w:themeColor="accent6" w:themeShade="BF"/>
          <w:sz w:val="24"/>
          <w:szCs w:val="24"/>
        </w:rPr>
        <w:t>É a tempestade de ideias de um grupo sobre soluções de um problema, em momento de debate.</w:t>
      </w:r>
    </w:p>
    <w:p w14:paraId="7F330464" w14:textId="31B89906" w:rsidR="001A2E66" w:rsidRPr="00E81C66" w:rsidRDefault="001A2E66" w:rsidP="0068691B">
      <w:pPr>
        <w:tabs>
          <w:tab w:val="left" w:pos="2490"/>
        </w:tabs>
        <w:spacing w:beforeLines="24" w:before="57" w:afterLines="24" w:after="57" w:line="360" w:lineRule="auto"/>
        <w:jc w:val="both"/>
        <w:rPr>
          <w:rFonts w:ascii="Arial" w:eastAsia="Arial" w:hAnsi="Arial" w:cs="Arial"/>
          <w:b/>
          <w:color w:val="538135" w:themeColor="accent6" w:themeShade="BF"/>
          <w:sz w:val="24"/>
          <w:szCs w:val="24"/>
        </w:rPr>
      </w:pPr>
      <w:r w:rsidRPr="00E81C66">
        <w:rPr>
          <w:rFonts w:ascii="Arial" w:eastAsia="Arial" w:hAnsi="Arial" w:cs="Arial"/>
          <w:b/>
          <w:color w:val="538135" w:themeColor="accent6" w:themeShade="BF"/>
          <w:sz w:val="24"/>
          <w:szCs w:val="24"/>
        </w:rPr>
        <w:t>&lt;Fechar Glossário&gt;</w:t>
      </w:r>
    </w:p>
    <w:p w14:paraId="255D2221" w14:textId="77777777" w:rsidR="001A2E66" w:rsidRDefault="001A2E66" w:rsidP="0068691B">
      <w:pPr>
        <w:tabs>
          <w:tab w:val="left" w:pos="2490"/>
        </w:tabs>
        <w:spacing w:beforeLines="24" w:before="57" w:afterLines="24" w:after="57" w:line="360" w:lineRule="auto"/>
        <w:jc w:val="both"/>
        <w:rPr>
          <w:rFonts w:ascii="Arial" w:eastAsia="Arial" w:hAnsi="Arial" w:cs="Arial"/>
          <w:sz w:val="24"/>
          <w:szCs w:val="24"/>
        </w:rPr>
      </w:pPr>
    </w:p>
    <w:p w14:paraId="0004C5FA" w14:textId="49A44942" w:rsidR="00D027CB" w:rsidRDefault="001301C1" w:rsidP="0068691B">
      <w:pPr>
        <w:tabs>
          <w:tab w:val="left" w:pos="2490"/>
        </w:tabs>
        <w:spacing w:beforeLines="24" w:before="57" w:afterLines="24" w:after="57" w:line="360" w:lineRule="auto"/>
        <w:jc w:val="both"/>
        <w:rPr>
          <w:rFonts w:ascii="Arial" w:eastAsia="Arial" w:hAnsi="Arial" w:cs="Arial"/>
          <w:color w:val="auto"/>
          <w:sz w:val="24"/>
          <w:szCs w:val="24"/>
        </w:rPr>
      </w:pPr>
      <w:r w:rsidRPr="0068691B">
        <w:rPr>
          <w:rFonts w:ascii="Arial" w:eastAsia="Arial" w:hAnsi="Arial" w:cs="Arial"/>
          <w:sz w:val="24"/>
          <w:szCs w:val="24"/>
        </w:rPr>
        <w:lastRenderedPageBreak/>
        <w:t>É possível que haja necessidade da formulação de questões</w:t>
      </w:r>
      <w:r w:rsidR="002946EC" w:rsidRPr="0068691B">
        <w:rPr>
          <w:rFonts w:ascii="Arial" w:eastAsia="Arial" w:hAnsi="Arial" w:cs="Arial"/>
          <w:sz w:val="24"/>
          <w:szCs w:val="24"/>
        </w:rPr>
        <w:t xml:space="preserve"> secundárias</w:t>
      </w:r>
      <w:r w:rsidRPr="0068691B">
        <w:rPr>
          <w:rFonts w:ascii="Arial" w:eastAsia="Arial" w:hAnsi="Arial" w:cs="Arial"/>
          <w:sz w:val="24"/>
          <w:szCs w:val="24"/>
        </w:rPr>
        <w:t xml:space="preserve"> cujas respostas construirão evidências mais s</w:t>
      </w:r>
      <w:r w:rsidR="001D75D0">
        <w:rPr>
          <w:rFonts w:ascii="Arial" w:eastAsia="Arial" w:hAnsi="Arial" w:cs="Arial"/>
          <w:sz w:val="24"/>
          <w:szCs w:val="24"/>
        </w:rPr>
        <w:t>ó</w:t>
      </w:r>
      <w:r w:rsidRPr="0068691B">
        <w:rPr>
          <w:rFonts w:ascii="Arial" w:eastAsia="Arial" w:hAnsi="Arial" w:cs="Arial"/>
          <w:sz w:val="24"/>
          <w:szCs w:val="24"/>
        </w:rPr>
        <w:t xml:space="preserve">lidas. O uso dessa técnica exige a </w:t>
      </w:r>
      <w:r w:rsidRPr="00E81C66">
        <w:rPr>
          <w:rFonts w:ascii="Arial" w:eastAsia="Arial" w:hAnsi="Arial" w:cs="Arial"/>
          <w:color w:val="auto"/>
          <w:sz w:val="24"/>
          <w:szCs w:val="24"/>
        </w:rPr>
        <w:t xml:space="preserve">participação de </w:t>
      </w:r>
      <w:r w:rsidR="0068548D" w:rsidRPr="00E81C66">
        <w:rPr>
          <w:rFonts w:ascii="Arial" w:eastAsia="Arial" w:hAnsi="Arial" w:cs="Arial"/>
          <w:color w:val="auto"/>
          <w:sz w:val="24"/>
          <w:szCs w:val="24"/>
        </w:rPr>
        <w:t xml:space="preserve">toda a equipe de investigação com apoio técnico </w:t>
      </w:r>
      <w:r w:rsidR="00D027CB">
        <w:rPr>
          <w:rFonts w:ascii="Arial" w:eastAsia="Arial" w:hAnsi="Arial" w:cs="Arial"/>
          <w:color w:val="auto"/>
          <w:sz w:val="24"/>
          <w:szCs w:val="24"/>
        </w:rPr>
        <w:t>de</w:t>
      </w:r>
      <w:r w:rsidR="008F0F2D" w:rsidRPr="008F0F2D">
        <w:rPr>
          <w:rFonts w:ascii="Arial" w:eastAsia="Arial" w:hAnsi="Arial" w:cs="Arial"/>
          <w:color w:val="auto"/>
          <w:sz w:val="24"/>
          <w:szCs w:val="24"/>
        </w:rPr>
        <w:t xml:space="preserve"> planejamento</w:t>
      </w:r>
      <w:r w:rsidR="0068548D" w:rsidRPr="00E81C66">
        <w:rPr>
          <w:rFonts w:ascii="Arial" w:eastAsia="Arial" w:hAnsi="Arial" w:cs="Arial"/>
          <w:color w:val="auto"/>
          <w:sz w:val="24"/>
          <w:szCs w:val="24"/>
        </w:rPr>
        <w:t xml:space="preserve"> operacional</w:t>
      </w:r>
      <w:r w:rsidR="001D75D0">
        <w:rPr>
          <w:rFonts w:ascii="Arial" w:eastAsia="Arial" w:hAnsi="Arial" w:cs="Arial"/>
          <w:color w:val="auto"/>
          <w:sz w:val="24"/>
          <w:szCs w:val="24"/>
        </w:rPr>
        <w:t xml:space="preserve"> para</w:t>
      </w:r>
      <w:r w:rsidR="00D027CB">
        <w:rPr>
          <w:rFonts w:ascii="Arial" w:eastAsia="Arial" w:hAnsi="Arial" w:cs="Arial"/>
          <w:color w:val="auto"/>
          <w:sz w:val="24"/>
          <w:szCs w:val="24"/>
        </w:rPr>
        <w:t xml:space="preserve"> a formulação de questões secundárias</w:t>
      </w:r>
      <w:r w:rsidR="008F0F2D">
        <w:rPr>
          <w:rFonts w:ascii="Arial" w:eastAsia="Arial" w:hAnsi="Arial" w:cs="Arial"/>
          <w:color w:val="auto"/>
          <w:sz w:val="24"/>
          <w:szCs w:val="24"/>
        </w:rPr>
        <w:t>.</w:t>
      </w:r>
    </w:p>
    <w:p w14:paraId="55FB6638" w14:textId="77777777" w:rsidR="00D84F6D" w:rsidRDefault="00D84F6D" w:rsidP="0068691B">
      <w:pPr>
        <w:tabs>
          <w:tab w:val="left" w:pos="2490"/>
        </w:tabs>
        <w:spacing w:beforeLines="24" w:before="57" w:afterLines="24" w:after="57" w:line="360" w:lineRule="auto"/>
        <w:jc w:val="both"/>
        <w:rPr>
          <w:rFonts w:ascii="Arial" w:eastAsia="Arial" w:hAnsi="Arial" w:cs="Arial"/>
          <w:color w:val="auto"/>
          <w:sz w:val="24"/>
          <w:szCs w:val="24"/>
        </w:rPr>
      </w:pPr>
    </w:p>
    <w:p w14:paraId="71B6B570" w14:textId="09222F5A" w:rsidR="002272DA" w:rsidRDefault="002272DA" w:rsidP="0068691B">
      <w:pPr>
        <w:tabs>
          <w:tab w:val="left" w:pos="2490"/>
        </w:tabs>
        <w:spacing w:beforeLines="24" w:before="57" w:afterLines="24" w:after="57" w:line="360" w:lineRule="auto"/>
        <w:jc w:val="both"/>
        <w:rPr>
          <w:rFonts w:ascii="Arial" w:eastAsia="Arial" w:hAnsi="Arial" w:cs="Arial"/>
          <w:color w:val="auto"/>
          <w:sz w:val="24"/>
          <w:szCs w:val="24"/>
        </w:rPr>
      </w:pPr>
      <w:commentRangeStart w:id="23"/>
      <w:commentRangeStart w:id="24"/>
      <w:r>
        <w:rPr>
          <w:noProof/>
        </w:rPr>
        <w:drawing>
          <wp:inline distT="0" distB="0" distL="0" distR="0" wp14:anchorId="715F6399" wp14:editId="3FC62433">
            <wp:extent cx="5671185" cy="3913118"/>
            <wp:effectExtent l="0" t="0" r="5715" b="0"/>
            <wp:docPr id="6" name="Imagem 6" descr="Trabalhadores de escritório se reúnem em torno de uma mesa para fazer pesquisas e implementar novas idéias. Visão de alto ângulo de pessoas multiétnicas de negócios discutindo na reunião da sala de dire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lhadores de escritório se reúnem em torno de uma mesa para fazer pesquisas e implementar novas idéias. Visão de alto ângulo de pessoas multiétnicas de negócios discutindo na reunião da sala de diretori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1185" cy="3913118"/>
                    </a:xfrm>
                    <a:prstGeom prst="rect">
                      <a:avLst/>
                    </a:prstGeom>
                    <a:noFill/>
                    <a:ln>
                      <a:noFill/>
                    </a:ln>
                  </pic:spPr>
                </pic:pic>
              </a:graphicData>
            </a:graphic>
          </wp:inline>
        </w:drawing>
      </w:r>
      <w:commentRangeEnd w:id="23"/>
      <w:r>
        <w:rPr>
          <w:rStyle w:val="Refdecomentrio"/>
        </w:rPr>
        <w:commentReference w:id="23"/>
      </w:r>
      <w:commentRangeEnd w:id="24"/>
      <w:r w:rsidR="00B714C6">
        <w:rPr>
          <w:rStyle w:val="Refdecomentrio"/>
        </w:rPr>
        <w:commentReference w:id="24"/>
      </w:r>
    </w:p>
    <w:p w14:paraId="6101CEA4" w14:textId="43907125" w:rsidR="008F0F2D" w:rsidRDefault="008F0F2D" w:rsidP="00D84F6D">
      <w:pPr>
        <w:tabs>
          <w:tab w:val="left" w:pos="2490"/>
        </w:tabs>
        <w:jc w:val="both"/>
        <w:rPr>
          <w:rFonts w:ascii="Arial" w:eastAsia="Times New Roman" w:hAnsi="Arial" w:cs="Arial"/>
          <w:color w:val="FF0000"/>
        </w:rPr>
      </w:pPr>
      <w:r>
        <w:rPr>
          <w:rFonts w:ascii="Arial" w:eastAsia="Times New Roman" w:hAnsi="Arial" w:cs="Arial"/>
          <w:b/>
          <w:color w:val="FF0000"/>
        </w:rPr>
        <w:t xml:space="preserve">Figura </w:t>
      </w:r>
      <w:r w:rsidR="00D12335">
        <w:rPr>
          <w:rFonts w:ascii="Arial" w:eastAsia="Times New Roman" w:hAnsi="Arial" w:cs="Arial"/>
          <w:b/>
          <w:color w:val="FF0000"/>
        </w:rPr>
        <w:t>8</w:t>
      </w:r>
      <w:r>
        <w:rPr>
          <w:rFonts w:ascii="Arial" w:eastAsia="Times New Roman" w:hAnsi="Arial" w:cs="Arial"/>
          <w:b/>
          <w:color w:val="FF0000"/>
        </w:rPr>
        <w:t>:</w:t>
      </w:r>
      <w:r>
        <w:rPr>
          <w:rFonts w:ascii="Arial" w:eastAsia="Times New Roman" w:hAnsi="Arial" w:cs="Arial"/>
          <w:color w:val="FF0000"/>
        </w:rPr>
        <w:t xml:space="preserve"> Formulando questões.</w:t>
      </w:r>
      <w:r>
        <w:rPr>
          <w:rFonts w:ascii="Arial" w:eastAsia="Times New Roman" w:hAnsi="Arial" w:cs="Arial"/>
          <w:b/>
          <w:color w:val="FF0000"/>
        </w:rPr>
        <w:t xml:space="preserve"> Fonte:</w:t>
      </w:r>
      <w:r>
        <w:rPr>
          <w:rFonts w:ascii="Arial" w:eastAsia="Times New Roman" w:hAnsi="Arial" w:cs="Arial"/>
          <w:color w:val="FF0000"/>
        </w:rPr>
        <w:t xml:space="preserve"> </w:t>
      </w:r>
      <w:r w:rsidR="00D012C9">
        <w:rPr>
          <w:rFonts w:ascii="Arial" w:eastAsia="Times New Roman" w:hAnsi="Arial" w:cs="Arial"/>
          <w:color w:val="FF0000"/>
        </w:rPr>
        <w:t>Shutterstock</w:t>
      </w:r>
      <w:r w:rsidR="00B46583">
        <w:rPr>
          <w:rFonts w:ascii="Arial" w:eastAsia="Times New Roman" w:hAnsi="Arial" w:cs="Arial"/>
          <w:color w:val="FF0000"/>
        </w:rPr>
        <w:t xml:space="preserve"> (2019), adaptado por </w:t>
      </w:r>
      <w:r>
        <w:rPr>
          <w:rFonts w:ascii="Arial" w:eastAsia="Times New Roman" w:hAnsi="Arial" w:cs="Arial"/>
          <w:color w:val="FF0000"/>
        </w:rPr>
        <w:t>labSEAD-UFSC (2019).</w:t>
      </w:r>
    </w:p>
    <w:p w14:paraId="00665C84" w14:textId="77777777" w:rsidR="007424E3" w:rsidRPr="0068691B" w:rsidRDefault="007424E3" w:rsidP="0068691B">
      <w:pPr>
        <w:tabs>
          <w:tab w:val="left" w:pos="2490"/>
        </w:tabs>
        <w:spacing w:beforeLines="24" w:before="57" w:afterLines="24" w:after="57" w:line="360" w:lineRule="auto"/>
        <w:jc w:val="both"/>
        <w:rPr>
          <w:rFonts w:ascii="Arial" w:hAnsi="Arial" w:cs="Arial"/>
          <w:sz w:val="24"/>
          <w:szCs w:val="24"/>
        </w:rPr>
      </w:pPr>
    </w:p>
    <w:p w14:paraId="6980A611" w14:textId="59AD0E94" w:rsidR="000327A2" w:rsidRDefault="001D75D0" w:rsidP="00E81C66">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 xml:space="preserve">Perceba </w:t>
      </w:r>
      <w:r w:rsidR="008F0F2D">
        <w:rPr>
          <w:rFonts w:ascii="Arial" w:eastAsia="Arial" w:hAnsi="Arial" w:cs="Arial"/>
          <w:sz w:val="24"/>
          <w:szCs w:val="24"/>
        </w:rPr>
        <w:t>que</w:t>
      </w:r>
      <w:r w:rsidR="007F2A12">
        <w:rPr>
          <w:rFonts w:ascii="Arial" w:eastAsia="Arial" w:hAnsi="Arial" w:cs="Arial"/>
          <w:sz w:val="24"/>
          <w:szCs w:val="24"/>
        </w:rPr>
        <w:t>,</w:t>
      </w:r>
      <w:r w:rsidR="008F0F2D">
        <w:rPr>
          <w:rFonts w:ascii="Arial" w:eastAsia="Arial" w:hAnsi="Arial" w:cs="Arial"/>
          <w:sz w:val="24"/>
          <w:szCs w:val="24"/>
        </w:rPr>
        <w:t xml:space="preserve"> a partir de uma pergunta levantada, outra pode surgir pela mesma ideia. </w:t>
      </w:r>
      <w:r w:rsidR="008F0F2D" w:rsidRPr="00853617">
        <w:rPr>
          <w:rFonts w:ascii="Arial" w:eastAsia="Arial" w:hAnsi="Arial" w:cs="Arial"/>
          <w:sz w:val="24"/>
          <w:szCs w:val="24"/>
        </w:rPr>
        <w:t xml:space="preserve">Assim conseguimos identificar a pergunta secundária e entender a importância que o método traz </w:t>
      </w:r>
      <w:r w:rsidR="00853617" w:rsidRPr="009C12E4">
        <w:rPr>
          <w:rFonts w:ascii="Arial" w:eastAsia="Arial" w:hAnsi="Arial" w:cs="Arial"/>
          <w:sz w:val="24"/>
          <w:szCs w:val="24"/>
        </w:rPr>
        <w:t>em relação à</w:t>
      </w:r>
      <w:r w:rsidR="00853617" w:rsidRPr="00853617">
        <w:rPr>
          <w:rFonts w:ascii="Arial" w:eastAsia="Arial" w:hAnsi="Arial" w:cs="Arial"/>
          <w:sz w:val="24"/>
          <w:szCs w:val="24"/>
        </w:rPr>
        <w:t xml:space="preserve"> </w:t>
      </w:r>
      <w:r w:rsidR="008F0F2D" w:rsidRPr="00853617">
        <w:rPr>
          <w:rFonts w:ascii="Arial" w:eastAsia="Arial" w:hAnsi="Arial" w:cs="Arial"/>
          <w:sz w:val="24"/>
          <w:szCs w:val="24"/>
        </w:rPr>
        <w:t xml:space="preserve">eficácia para o trabalho em equipe e </w:t>
      </w:r>
      <w:r w:rsidR="00853617" w:rsidRPr="009C12E4">
        <w:rPr>
          <w:rFonts w:ascii="Arial" w:eastAsia="Arial" w:hAnsi="Arial" w:cs="Arial"/>
          <w:sz w:val="24"/>
          <w:szCs w:val="24"/>
        </w:rPr>
        <w:t xml:space="preserve">à </w:t>
      </w:r>
      <w:r w:rsidR="004B23D6" w:rsidRPr="00853617">
        <w:rPr>
          <w:rFonts w:ascii="Arial" w:eastAsia="Arial" w:hAnsi="Arial" w:cs="Arial"/>
          <w:sz w:val="24"/>
          <w:szCs w:val="24"/>
        </w:rPr>
        <w:t>análise aos detalhes.</w:t>
      </w:r>
    </w:p>
    <w:p w14:paraId="40422729" w14:textId="77777777" w:rsidR="004B23D6" w:rsidRPr="0068691B" w:rsidRDefault="004B23D6" w:rsidP="00E81C66">
      <w:pPr>
        <w:tabs>
          <w:tab w:val="left" w:pos="2490"/>
        </w:tabs>
        <w:spacing w:beforeLines="24" w:before="57" w:afterLines="24" w:after="57" w:line="360" w:lineRule="auto"/>
        <w:jc w:val="both"/>
        <w:rPr>
          <w:rFonts w:ascii="Arial" w:eastAsia="Arial" w:hAnsi="Arial" w:cs="Arial"/>
          <w:sz w:val="24"/>
          <w:szCs w:val="24"/>
        </w:rPr>
      </w:pPr>
    </w:p>
    <w:p w14:paraId="076FC148" w14:textId="5F151C1B" w:rsidR="000327A2" w:rsidRPr="00E81C66" w:rsidRDefault="00083202" w:rsidP="00E81C66">
      <w:pPr>
        <w:tabs>
          <w:tab w:val="left" w:pos="2490"/>
        </w:tabs>
        <w:spacing w:beforeLines="24" w:before="57" w:afterLines="24" w:after="57" w:line="360" w:lineRule="auto"/>
        <w:jc w:val="both"/>
        <w:rPr>
          <w:rFonts w:ascii="Arial" w:eastAsia="Arial" w:hAnsi="Arial" w:cs="Arial"/>
          <w:sz w:val="24"/>
          <w:szCs w:val="24"/>
        </w:rPr>
      </w:pPr>
      <w:r w:rsidRPr="00E81C66">
        <w:rPr>
          <w:rFonts w:ascii="Arial" w:eastAsia="Arial" w:hAnsi="Arial" w:cs="Arial"/>
          <w:b/>
          <w:sz w:val="24"/>
          <w:szCs w:val="24"/>
          <w:shd w:val="clear" w:color="auto" w:fill="4A86E8"/>
        </w:rPr>
        <w:t>&lt;H4&gt;</w:t>
      </w:r>
      <w:r w:rsidR="001301C1" w:rsidRPr="00E81C66">
        <w:rPr>
          <w:rFonts w:ascii="Arial" w:eastAsia="Arial" w:hAnsi="Arial" w:cs="Arial"/>
          <w:b/>
          <w:bCs/>
          <w:sz w:val="24"/>
          <w:szCs w:val="24"/>
        </w:rPr>
        <w:t>Terceiro passo</w:t>
      </w:r>
      <w:r w:rsidR="002D7B6A">
        <w:rPr>
          <w:rFonts w:ascii="Arial" w:eastAsia="Arial" w:hAnsi="Arial" w:cs="Arial"/>
          <w:b/>
          <w:bCs/>
          <w:sz w:val="24"/>
          <w:szCs w:val="24"/>
        </w:rPr>
        <w:t>:</w:t>
      </w:r>
      <w:r w:rsidR="001301C1" w:rsidRPr="00E81C66">
        <w:rPr>
          <w:rFonts w:ascii="Arial" w:eastAsia="Arial" w:hAnsi="Arial" w:cs="Arial"/>
          <w:b/>
          <w:sz w:val="24"/>
          <w:szCs w:val="24"/>
        </w:rPr>
        <w:t xml:space="preserve"> </w:t>
      </w:r>
      <w:r w:rsidRPr="00E81C66">
        <w:rPr>
          <w:rFonts w:ascii="Arial" w:eastAsia="Arial" w:hAnsi="Arial" w:cs="Arial"/>
          <w:b/>
          <w:sz w:val="24"/>
          <w:szCs w:val="24"/>
        </w:rPr>
        <w:t>t</w:t>
      </w:r>
      <w:r w:rsidR="001301C1" w:rsidRPr="00E81C66">
        <w:rPr>
          <w:rFonts w:ascii="Arial" w:eastAsia="Arial" w:hAnsi="Arial" w:cs="Arial"/>
          <w:b/>
          <w:sz w:val="24"/>
          <w:szCs w:val="24"/>
        </w:rPr>
        <w:t>este das questões</w:t>
      </w:r>
      <w:r w:rsidRPr="00E81C66">
        <w:rPr>
          <w:rFonts w:ascii="Arial" w:eastAsia="Arial" w:hAnsi="Arial" w:cs="Arial"/>
          <w:b/>
          <w:sz w:val="24"/>
          <w:szCs w:val="24"/>
          <w:shd w:val="clear" w:color="auto" w:fill="4A86E8"/>
        </w:rPr>
        <w:t xml:space="preserve"> &lt;H4/&gt;</w:t>
      </w:r>
    </w:p>
    <w:p w14:paraId="6556983B" w14:textId="77777777" w:rsidR="00734E8F" w:rsidRPr="0068691B" w:rsidRDefault="00734E8F" w:rsidP="0068691B">
      <w:pPr>
        <w:pStyle w:val="PargrafodaLista"/>
        <w:tabs>
          <w:tab w:val="left" w:pos="2490"/>
        </w:tabs>
        <w:spacing w:beforeLines="24" w:before="57" w:afterLines="24" w:after="57" w:line="360" w:lineRule="auto"/>
        <w:ind w:left="720"/>
        <w:jc w:val="both"/>
        <w:rPr>
          <w:rFonts w:ascii="Arial" w:hAnsi="Arial" w:cs="Arial"/>
          <w:sz w:val="24"/>
          <w:szCs w:val="24"/>
        </w:rPr>
      </w:pPr>
    </w:p>
    <w:p w14:paraId="608380FD" w14:textId="57B173C4" w:rsidR="004B23D6" w:rsidRDefault="004B23D6"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 xml:space="preserve">A partir da criação das questões que contribuirão para </w:t>
      </w:r>
      <w:r w:rsidR="001D75D0">
        <w:rPr>
          <w:rFonts w:ascii="Arial" w:eastAsia="Arial" w:hAnsi="Arial" w:cs="Arial"/>
          <w:sz w:val="24"/>
          <w:szCs w:val="24"/>
        </w:rPr>
        <w:t xml:space="preserve">identificar as informações </w:t>
      </w:r>
      <w:r>
        <w:rPr>
          <w:rFonts w:ascii="Arial" w:eastAsia="Arial" w:hAnsi="Arial" w:cs="Arial"/>
          <w:sz w:val="24"/>
          <w:szCs w:val="24"/>
        </w:rPr>
        <w:t>do evento</w:t>
      </w:r>
      <w:r w:rsidR="00D027CB">
        <w:rPr>
          <w:rFonts w:ascii="Arial" w:eastAsia="Arial" w:hAnsi="Arial" w:cs="Arial"/>
          <w:sz w:val="24"/>
          <w:szCs w:val="24"/>
        </w:rPr>
        <w:t xml:space="preserve"> do crime</w:t>
      </w:r>
      <w:r>
        <w:rPr>
          <w:rFonts w:ascii="Arial" w:eastAsia="Arial" w:hAnsi="Arial" w:cs="Arial"/>
          <w:sz w:val="24"/>
          <w:szCs w:val="24"/>
        </w:rPr>
        <w:t xml:space="preserve">, você deve </w:t>
      </w:r>
      <w:r w:rsidR="001D75D0">
        <w:rPr>
          <w:rFonts w:ascii="Arial" w:eastAsia="Arial" w:hAnsi="Arial" w:cs="Arial"/>
          <w:sz w:val="24"/>
          <w:szCs w:val="24"/>
        </w:rPr>
        <w:t>detectar</w:t>
      </w:r>
      <w:r w:rsidR="001301C1" w:rsidRPr="0068691B">
        <w:rPr>
          <w:rFonts w:ascii="Arial" w:eastAsia="Arial" w:hAnsi="Arial" w:cs="Arial"/>
          <w:sz w:val="24"/>
          <w:szCs w:val="24"/>
        </w:rPr>
        <w:t xml:space="preserve"> as questões </w:t>
      </w:r>
      <w:r w:rsidR="00D027CB">
        <w:rPr>
          <w:rFonts w:ascii="Arial" w:eastAsia="Arial" w:hAnsi="Arial" w:cs="Arial"/>
          <w:sz w:val="24"/>
          <w:szCs w:val="24"/>
        </w:rPr>
        <w:t xml:space="preserve">que terão </w:t>
      </w:r>
      <w:r>
        <w:rPr>
          <w:rFonts w:ascii="Arial" w:eastAsia="Arial" w:hAnsi="Arial" w:cs="Arial"/>
          <w:sz w:val="24"/>
          <w:szCs w:val="24"/>
        </w:rPr>
        <w:t xml:space="preserve">maior grau de </w:t>
      </w:r>
      <w:r w:rsidR="001301C1" w:rsidRPr="0068691B">
        <w:rPr>
          <w:rFonts w:ascii="Arial" w:eastAsia="Arial" w:hAnsi="Arial" w:cs="Arial"/>
          <w:sz w:val="24"/>
          <w:szCs w:val="24"/>
        </w:rPr>
        <w:t xml:space="preserve">dificuldade de </w:t>
      </w:r>
      <w:r>
        <w:rPr>
          <w:rFonts w:ascii="Arial" w:eastAsia="Arial" w:hAnsi="Arial" w:cs="Arial"/>
          <w:sz w:val="24"/>
          <w:szCs w:val="24"/>
        </w:rPr>
        <w:t xml:space="preserve">obtenção de </w:t>
      </w:r>
      <w:r w:rsidR="001301C1" w:rsidRPr="0068691B">
        <w:rPr>
          <w:rFonts w:ascii="Arial" w:eastAsia="Arial" w:hAnsi="Arial" w:cs="Arial"/>
          <w:sz w:val="24"/>
          <w:szCs w:val="24"/>
        </w:rPr>
        <w:t>respostas</w:t>
      </w:r>
      <w:r w:rsidR="005E3B3C">
        <w:rPr>
          <w:rFonts w:ascii="Arial" w:eastAsia="Arial" w:hAnsi="Arial" w:cs="Arial"/>
          <w:sz w:val="24"/>
          <w:szCs w:val="24"/>
        </w:rPr>
        <w:t xml:space="preserve"> no processo investigatório</w:t>
      </w:r>
      <w:r>
        <w:rPr>
          <w:rFonts w:ascii="Arial" w:eastAsia="Arial" w:hAnsi="Arial" w:cs="Arial"/>
          <w:sz w:val="24"/>
          <w:szCs w:val="24"/>
        </w:rPr>
        <w:t xml:space="preserve">. Então, você precisa analisar e </w:t>
      </w:r>
      <w:r>
        <w:rPr>
          <w:rFonts w:ascii="Arial" w:eastAsia="Arial" w:hAnsi="Arial" w:cs="Arial"/>
          <w:sz w:val="24"/>
          <w:szCs w:val="24"/>
        </w:rPr>
        <w:lastRenderedPageBreak/>
        <w:t xml:space="preserve">refletir </w:t>
      </w:r>
      <w:r w:rsidR="001301C1" w:rsidRPr="0068691B">
        <w:rPr>
          <w:rFonts w:ascii="Arial" w:eastAsia="Arial" w:hAnsi="Arial" w:cs="Arial"/>
          <w:sz w:val="24"/>
          <w:szCs w:val="24"/>
        </w:rPr>
        <w:t xml:space="preserve">como </w:t>
      </w:r>
      <w:r w:rsidR="001D75D0">
        <w:rPr>
          <w:rFonts w:ascii="Arial" w:eastAsia="Arial" w:hAnsi="Arial" w:cs="Arial"/>
          <w:sz w:val="24"/>
          <w:szCs w:val="24"/>
        </w:rPr>
        <w:t xml:space="preserve">contornar </w:t>
      </w:r>
      <w:r w:rsidR="001301C1" w:rsidRPr="0068691B">
        <w:rPr>
          <w:rFonts w:ascii="Arial" w:eastAsia="Arial" w:hAnsi="Arial" w:cs="Arial"/>
          <w:sz w:val="24"/>
          <w:szCs w:val="24"/>
        </w:rPr>
        <w:t xml:space="preserve">essas dificuldades. </w:t>
      </w:r>
    </w:p>
    <w:p w14:paraId="55D19E17" w14:textId="77777777" w:rsidR="00D027CB" w:rsidRDefault="00D027CB" w:rsidP="0068691B">
      <w:pPr>
        <w:tabs>
          <w:tab w:val="left" w:pos="2490"/>
        </w:tabs>
        <w:spacing w:beforeLines="24" w:before="57" w:afterLines="24" w:after="57" w:line="360" w:lineRule="auto"/>
        <w:jc w:val="both"/>
        <w:rPr>
          <w:rFonts w:ascii="Arial" w:eastAsia="Arial" w:hAnsi="Arial" w:cs="Arial"/>
          <w:sz w:val="24"/>
          <w:szCs w:val="24"/>
        </w:rPr>
      </w:pPr>
    </w:p>
    <w:p w14:paraId="65AAAC20" w14:textId="107E2503" w:rsidR="00D027CB" w:rsidRDefault="005E3B3C" w:rsidP="00E81C66">
      <w:pPr>
        <w:tabs>
          <w:tab w:val="left" w:pos="2490"/>
        </w:tabs>
        <w:spacing w:beforeLines="24" w:before="57" w:afterLines="24" w:after="57" w:line="360" w:lineRule="auto"/>
        <w:jc w:val="center"/>
        <w:rPr>
          <w:rFonts w:ascii="Arial" w:eastAsia="Arial" w:hAnsi="Arial" w:cs="Arial"/>
          <w:sz w:val="24"/>
          <w:szCs w:val="24"/>
        </w:rPr>
      </w:pPr>
      <w:commentRangeStart w:id="25"/>
      <w:r>
        <w:rPr>
          <w:noProof/>
        </w:rPr>
        <w:drawing>
          <wp:inline distT="0" distB="0" distL="0" distR="0" wp14:anchorId="17119A5F" wp14:editId="1903DB3E">
            <wp:extent cx="5181600" cy="4089117"/>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0800000" flipV="1">
                      <a:off x="0" y="0"/>
                      <a:ext cx="5194370" cy="4099194"/>
                    </a:xfrm>
                    <a:prstGeom prst="rect">
                      <a:avLst/>
                    </a:prstGeom>
                  </pic:spPr>
                </pic:pic>
              </a:graphicData>
            </a:graphic>
          </wp:inline>
        </w:drawing>
      </w:r>
      <w:commentRangeEnd w:id="25"/>
      <w:r>
        <w:rPr>
          <w:rStyle w:val="Refdecomentrio"/>
        </w:rPr>
        <w:commentReference w:id="25"/>
      </w:r>
    </w:p>
    <w:p w14:paraId="29064571" w14:textId="15ABA233" w:rsidR="005E3B3C" w:rsidRDefault="00B46583" w:rsidP="002272DA">
      <w:pPr>
        <w:tabs>
          <w:tab w:val="left" w:pos="2490"/>
        </w:tabs>
        <w:spacing w:beforeLines="24" w:before="57" w:afterLines="24" w:after="57"/>
        <w:jc w:val="both"/>
        <w:rPr>
          <w:rFonts w:ascii="Arial" w:eastAsia="Times New Roman" w:hAnsi="Arial" w:cs="Arial"/>
          <w:color w:val="FF0000"/>
        </w:rPr>
      </w:pPr>
      <w:r>
        <w:rPr>
          <w:rFonts w:ascii="Arial" w:eastAsia="Times New Roman" w:hAnsi="Arial" w:cs="Arial"/>
          <w:b/>
          <w:color w:val="FF0000"/>
        </w:rPr>
        <w:t xml:space="preserve">Figura </w:t>
      </w:r>
      <w:r w:rsidR="00D12335">
        <w:rPr>
          <w:rFonts w:ascii="Arial" w:eastAsia="Times New Roman" w:hAnsi="Arial" w:cs="Arial"/>
          <w:b/>
          <w:color w:val="FF0000"/>
        </w:rPr>
        <w:t>9</w:t>
      </w:r>
      <w:r w:rsidR="005E3B3C">
        <w:rPr>
          <w:rFonts w:ascii="Arial" w:eastAsia="Times New Roman" w:hAnsi="Arial" w:cs="Arial"/>
          <w:b/>
          <w:color w:val="FF0000"/>
        </w:rPr>
        <w:t>:</w:t>
      </w:r>
      <w:r w:rsidR="005E3B3C">
        <w:rPr>
          <w:rFonts w:ascii="Arial" w:eastAsia="Times New Roman" w:hAnsi="Arial" w:cs="Arial"/>
          <w:color w:val="FF0000"/>
        </w:rPr>
        <w:t xml:space="preserve"> Construin</w:t>
      </w:r>
      <w:r>
        <w:rPr>
          <w:rFonts w:ascii="Arial" w:eastAsia="Times New Roman" w:hAnsi="Arial" w:cs="Arial"/>
          <w:color w:val="FF0000"/>
        </w:rPr>
        <w:t>do a investigação a</w:t>
      </w:r>
      <w:r w:rsidR="005E3B3C">
        <w:rPr>
          <w:rFonts w:ascii="Arial" w:eastAsia="Times New Roman" w:hAnsi="Arial" w:cs="Arial"/>
          <w:color w:val="FF0000"/>
        </w:rPr>
        <w:t xml:space="preserve"> partir do grau de dificuldade das questões levantadas.</w:t>
      </w:r>
      <w:r w:rsidR="005E3B3C">
        <w:rPr>
          <w:rFonts w:ascii="Arial" w:eastAsia="Times New Roman" w:hAnsi="Arial" w:cs="Arial"/>
          <w:b/>
          <w:color w:val="FF0000"/>
        </w:rPr>
        <w:t xml:space="preserve"> Fonte: </w:t>
      </w:r>
      <w:r w:rsidR="00D012C9">
        <w:rPr>
          <w:rFonts w:ascii="Arial" w:eastAsia="Times New Roman" w:hAnsi="Arial" w:cs="Arial"/>
          <w:color w:val="FF0000"/>
        </w:rPr>
        <w:t>Shutterstock</w:t>
      </w:r>
      <w:r w:rsidR="007F2A12">
        <w:rPr>
          <w:rFonts w:ascii="Arial" w:eastAsia="Times New Roman" w:hAnsi="Arial" w:cs="Arial"/>
          <w:color w:val="FF0000"/>
        </w:rPr>
        <w:t xml:space="preserve"> </w:t>
      </w:r>
      <w:r w:rsidR="005E3B3C" w:rsidRPr="00E81C66">
        <w:rPr>
          <w:rFonts w:ascii="Arial" w:eastAsia="Times New Roman" w:hAnsi="Arial" w:cs="Arial"/>
          <w:color w:val="FF0000"/>
        </w:rPr>
        <w:t>(2019),</w:t>
      </w:r>
      <w:r w:rsidR="005E3B3C">
        <w:rPr>
          <w:rFonts w:ascii="Arial" w:eastAsia="Times New Roman" w:hAnsi="Arial" w:cs="Arial"/>
          <w:color w:val="FF0000"/>
        </w:rPr>
        <w:t xml:space="preserve"> adaptado por labSEAD-UFSC (2019).</w:t>
      </w:r>
    </w:p>
    <w:p w14:paraId="46BD841A" w14:textId="77777777" w:rsidR="005E3B3C" w:rsidRPr="00E81C66" w:rsidRDefault="005E3B3C" w:rsidP="0068691B">
      <w:pPr>
        <w:tabs>
          <w:tab w:val="left" w:pos="2490"/>
        </w:tabs>
        <w:spacing w:beforeLines="24" w:before="57" w:afterLines="24" w:after="57" w:line="360" w:lineRule="auto"/>
        <w:jc w:val="both"/>
        <w:rPr>
          <w:rFonts w:ascii="Arial" w:eastAsia="Times New Roman" w:hAnsi="Arial" w:cs="Arial"/>
          <w:color w:val="FF0000"/>
        </w:rPr>
      </w:pPr>
    </w:p>
    <w:p w14:paraId="461B0EA9" w14:textId="2A3F9A8B" w:rsidR="000327A2" w:rsidRPr="0068691B" w:rsidRDefault="001301C1" w:rsidP="0068691B">
      <w:pPr>
        <w:tabs>
          <w:tab w:val="left" w:pos="2490"/>
        </w:tabs>
        <w:spacing w:beforeLines="24" w:before="57" w:afterLines="24" w:after="57" w:line="360" w:lineRule="auto"/>
        <w:jc w:val="both"/>
        <w:rPr>
          <w:rFonts w:ascii="Arial" w:hAnsi="Arial" w:cs="Arial"/>
          <w:sz w:val="24"/>
          <w:szCs w:val="24"/>
        </w:rPr>
      </w:pPr>
      <w:r w:rsidRPr="0068691B">
        <w:rPr>
          <w:rFonts w:ascii="Arial" w:eastAsia="Arial" w:hAnsi="Arial" w:cs="Arial"/>
          <w:sz w:val="24"/>
          <w:szCs w:val="24"/>
        </w:rPr>
        <w:t xml:space="preserve">Considere as questões em relação aos recursos disponíveis </w:t>
      </w:r>
      <w:r w:rsidR="004B23D6">
        <w:rPr>
          <w:rFonts w:ascii="Arial" w:eastAsia="Arial" w:hAnsi="Arial" w:cs="Arial"/>
          <w:sz w:val="24"/>
          <w:szCs w:val="24"/>
        </w:rPr>
        <w:t>(</w:t>
      </w:r>
      <w:r w:rsidRPr="0068691B">
        <w:rPr>
          <w:rFonts w:ascii="Arial" w:eastAsia="Arial" w:hAnsi="Arial" w:cs="Arial"/>
          <w:sz w:val="24"/>
          <w:szCs w:val="24"/>
        </w:rPr>
        <w:t>pessoal</w:t>
      </w:r>
      <w:r w:rsidR="000974DC" w:rsidRPr="0068691B">
        <w:rPr>
          <w:rFonts w:ascii="Arial" w:eastAsia="Arial" w:hAnsi="Arial" w:cs="Arial"/>
          <w:sz w:val="24"/>
          <w:szCs w:val="24"/>
        </w:rPr>
        <w:t xml:space="preserve"> e material</w:t>
      </w:r>
      <w:r w:rsidR="004B23D6">
        <w:rPr>
          <w:rFonts w:ascii="Arial" w:eastAsia="Arial" w:hAnsi="Arial" w:cs="Arial"/>
          <w:sz w:val="24"/>
          <w:szCs w:val="24"/>
        </w:rPr>
        <w:t>)</w:t>
      </w:r>
      <w:r w:rsidRPr="0068691B">
        <w:rPr>
          <w:rFonts w:ascii="Arial" w:eastAsia="Arial" w:hAnsi="Arial" w:cs="Arial"/>
          <w:sz w:val="24"/>
          <w:szCs w:val="24"/>
        </w:rPr>
        <w:t xml:space="preserve">, </w:t>
      </w:r>
      <w:r w:rsidR="004B23D6" w:rsidRPr="0068691B">
        <w:rPr>
          <w:rFonts w:ascii="Arial" w:eastAsia="Arial" w:hAnsi="Arial" w:cs="Arial"/>
          <w:sz w:val="24"/>
          <w:szCs w:val="24"/>
        </w:rPr>
        <w:t>custos</w:t>
      </w:r>
      <w:r w:rsidR="004B23D6">
        <w:rPr>
          <w:rFonts w:ascii="Arial" w:eastAsia="Arial" w:hAnsi="Arial" w:cs="Arial"/>
          <w:sz w:val="24"/>
          <w:szCs w:val="24"/>
        </w:rPr>
        <w:t>,</w:t>
      </w:r>
      <w:r w:rsidR="004B23D6" w:rsidRPr="0068691B">
        <w:rPr>
          <w:rFonts w:ascii="Arial" w:eastAsia="Arial" w:hAnsi="Arial" w:cs="Arial"/>
          <w:sz w:val="24"/>
          <w:szCs w:val="24"/>
        </w:rPr>
        <w:t xml:space="preserve"> prazos</w:t>
      </w:r>
      <w:r w:rsidRPr="0068691B">
        <w:rPr>
          <w:rFonts w:ascii="Arial" w:eastAsia="Arial" w:hAnsi="Arial" w:cs="Arial"/>
          <w:sz w:val="24"/>
          <w:szCs w:val="24"/>
        </w:rPr>
        <w:t xml:space="preserve"> de execução</w:t>
      </w:r>
      <w:r w:rsidR="004B23D6">
        <w:rPr>
          <w:rFonts w:ascii="Arial" w:eastAsia="Arial" w:hAnsi="Arial" w:cs="Arial"/>
          <w:sz w:val="24"/>
          <w:szCs w:val="24"/>
        </w:rPr>
        <w:t xml:space="preserve"> e </w:t>
      </w:r>
      <w:r w:rsidRPr="0068691B">
        <w:rPr>
          <w:rFonts w:ascii="Arial" w:eastAsia="Arial" w:hAnsi="Arial" w:cs="Arial"/>
          <w:sz w:val="24"/>
          <w:szCs w:val="24"/>
        </w:rPr>
        <w:t xml:space="preserve">as competências profissionais dos membros da equipe. </w:t>
      </w:r>
      <w:r w:rsidR="004B23D6">
        <w:rPr>
          <w:rFonts w:ascii="Arial" w:eastAsia="Arial" w:hAnsi="Arial" w:cs="Arial"/>
          <w:sz w:val="24"/>
          <w:szCs w:val="24"/>
        </w:rPr>
        <w:t xml:space="preserve">Assim, </w:t>
      </w:r>
      <w:r w:rsidR="00D027CB">
        <w:rPr>
          <w:rFonts w:ascii="Arial" w:eastAsia="Arial" w:hAnsi="Arial" w:cs="Arial"/>
          <w:sz w:val="24"/>
          <w:szCs w:val="24"/>
        </w:rPr>
        <w:t>verifique</w:t>
      </w:r>
      <w:r w:rsidRPr="0068691B">
        <w:rPr>
          <w:rFonts w:ascii="Arial" w:eastAsia="Arial" w:hAnsi="Arial" w:cs="Arial"/>
          <w:sz w:val="24"/>
          <w:szCs w:val="24"/>
        </w:rPr>
        <w:t xml:space="preserve"> se </w:t>
      </w:r>
      <w:r w:rsidR="00B46583">
        <w:rPr>
          <w:rFonts w:ascii="Arial" w:eastAsia="Arial" w:hAnsi="Arial" w:cs="Arial"/>
          <w:sz w:val="24"/>
          <w:szCs w:val="24"/>
        </w:rPr>
        <w:t xml:space="preserve">as questões elaboradas </w:t>
      </w:r>
      <w:r w:rsidRPr="0068691B">
        <w:rPr>
          <w:rFonts w:ascii="Arial" w:eastAsia="Arial" w:hAnsi="Arial" w:cs="Arial"/>
          <w:sz w:val="24"/>
          <w:szCs w:val="24"/>
        </w:rPr>
        <w:t>estão adequadas às demandas da investigação.</w:t>
      </w:r>
    </w:p>
    <w:p w14:paraId="170E5392"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1BA8CA47" w14:textId="2B4FFC45" w:rsidR="000327A2" w:rsidRPr="0068691B" w:rsidRDefault="00083202" w:rsidP="00E81C66">
      <w:pPr>
        <w:tabs>
          <w:tab w:val="left" w:pos="2490"/>
        </w:tabs>
        <w:spacing w:beforeLines="24" w:before="57" w:afterLines="24" w:after="57" w:line="360" w:lineRule="auto"/>
        <w:jc w:val="both"/>
        <w:rPr>
          <w:rFonts w:ascii="Arial" w:hAnsi="Arial" w:cs="Arial"/>
          <w:sz w:val="24"/>
          <w:szCs w:val="24"/>
        </w:rPr>
      </w:pPr>
      <w:r w:rsidRPr="00E81BB9">
        <w:rPr>
          <w:rFonts w:ascii="Arial" w:eastAsia="Arial" w:hAnsi="Arial" w:cs="Arial"/>
          <w:b/>
          <w:sz w:val="24"/>
          <w:szCs w:val="24"/>
          <w:shd w:val="clear" w:color="auto" w:fill="4A86E8"/>
        </w:rPr>
        <w:t>&lt;H4&gt;</w:t>
      </w:r>
      <w:r w:rsidR="001301C1" w:rsidRPr="00B330DF">
        <w:rPr>
          <w:rFonts w:ascii="Arial" w:eastAsia="Arial" w:hAnsi="Arial" w:cs="Arial"/>
          <w:b/>
          <w:bCs/>
          <w:sz w:val="24"/>
          <w:szCs w:val="24"/>
        </w:rPr>
        <w:t>Quarto passo</w:t>
      </w:r>
      <w:r w:rsidRPr="00E81C66">
        <w:rPr>
          <w:rFonts w:ascii="Arial" w:eastAsia="Arial" w:hAnsi="Arial" w:cs="Arial"/>
          <w:b/>
          <w:sz w:val="24"/>
          <w:szCs w:val="24"/>
        </w:rPr>
        <w:t>:</w:t>
      </w:r>
      <w:r w:rsidR="001301C1" w:rsidRPr="00E81C66">
        <w:rPr>
          <w:rFonts w:ascii="Arial" w:eastAsia="Arial" w:hAnsi="Arial" w:cs="Arial"/>
          <w:b/>
          <w:sz w:val="24"/>
          <w:szCs w:val="24"/>
        </w:rPr>
        <w:t xml:space="preserve"> </w:t>
      </w:r>
      <w:r w:rsidRPr="00E81C66">
        <w:rPr>
          <w:rFonts w:ascii="Arial" w:eastAsia="Arial" w:hAnsi="Arial" w:cs="Arial"/>
          <w:b/>
          <w:sz w:val="24"/>
          <w:szCs w:val="24"/>
        </w:rPr>
        <w:t>e</w:t>
      </w:r>
      <w:r w:rsidR="001301C1" w:rsidRPr="00E81C66">
        <w:rPr>
          <w:rFonts w:ascii="Arial" w:eastAsia="Arial" w:hAnsi="Arial" w:cs="Arial"/>
          <w:b/>
          <w:sz w:val="24"/>
          <w:szCs w:val="24"/>
        </w:rPr>
        <w:t>liminação de questões não essenciais</w:t>
      </w:r>
      <w:r w:rsidRPr="00B330DF">
        <w:rPr>
          <w:rFonts w:ascii="Arial" w:eastAsia="Arial" w:hAnsi="Arial" w:cs="Arial"/>
          <w:b/>
          <w:sz w:val="24"/>
          <w:szCs w:val="24"/>
          <w:shd w:val="clear" w:color="auto" w:fill="4A86E8"/>
        </w:rPr>
        <w:t xml:space="preserve"> &lt;H4</w:t>
      </w:r>
      <w:r w:rsidRPr="00E81BB9">
        <w:rPr>
          <w:rFonts w:ascii="Arial" w:eastAsia="Arial" w:hAnsi="Arial" w:cs="Arial"/>
          <w:b/>
          <w:sz w:val="24"/>
          <w:szCs w:val="24"/>
          <w:shd w:val="clear" w:color="auto" w:fill="4A86E8"/>
        </w:rPr>
        <w:t>/&gt;</w:t>
      </w:r>
    </w:p>
    <w:p w14:paraId="3564CF26"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776BB7F9" w14:textId="747A35E5" w:rsidR="000327A2" w:rsidRPr="0068691B" w:rsidRDefault="00655407" w:rsidP="0068691B">
      <w:pPr>
        <w:tabs>
          <w:tab w:val="left" w:pos="2490"/>
        </w:tabs>
        <w:spacing w:beforeLines="24" w:before="57" w:afterLines="24" w:after="57" w:line="360" w:lineRule="auto"/>
        <w:jc w:val="both"/>
        <w:rPr>
          <w:rFonts w:ascii="Arial" w:hAnsi="Arial" w:cs="Arial"/>
          <w:sz w:val="24"/>
          <w:szCs w:val="24"/>
        </w:rPr>
      </w:pPr>
      <w:r>
        <w:rPr>
          <w:rFonts w:ascii="Arial" w:eastAsia="Arial" w:hAnsi="Arial" w:cs="Arial"/>
          <w:sz w:val="24"/>
          <w:szCs w:val="24"/>
        </w:rPr>
        <w:t>Inicialmente, a</w:t>
      </w:r>
      <w:r w:rsidR="001301C1" w:rsidRPr="0068691B">
        <w:rPr>
          <w:rFonts w:ascii="Arial" w:eastAsia="Arial" w:hAnsi="Arial" w:cs="Arial"/>
          <w:sz w:val="24"/>
          <w:szCs w:val="24"/>
        </w:rPr>
        <w:t xml:space="preserve"> técnica aplicada para a formulação das questões possibilita que a equipe</w:t>
      </w:r>
      <w:r w:rsidR="00D027CB">
        <w:rPr>
          <w:rFonts w:ascii="Arial" w:eastAsia="Arial" w:hAnsi="Arial" w:cs="Arial"/>
          <w:sz w:val="24"/>
          <w:szCs w:val="24"/>
        </w:rPr>
        <w:t xml:space="preserve"> </w:t>
      </w:r>
      <w:r w:rsidR="001301C1" w:rsidRPr="0068691B">
        <w:rPr>
          <w:rFonts w:ascii="Arial" w:eastAsia="Arial" w:hAnsi="Arial" w:cs="Arial"/>
          <w:sz w:val="24"/>
          <w:szCs w:val="24"/>
        </w:rPr>
        <w:t>formule as mais variadas questões</w:t>
      </w:r>
      <w:r w:rsidR="007F2A12">
        <w:rPr>
          <w:rFonts w:ascii="Arial" w:eastAsia="Arial" w:hAnsi="Arial" w:cs="Arial"/>
          <w:sz w:val="24"/>
          <w:szCs w:val="24"/>
        </w:rPr>
        <w:t>,</w:t>
      </w:r>
      <w:r w:rsidR="001301C1" w:rsidRPr="0068691B">
        <w:rPr>
          <w:rFonts w:ascii="Arial" w:eastAsia="Arial" w:hAnsi="Arial" w:cs="Arial"/>
          <w:sz w:val="24"/>
          <w:szCs w:val="24"/>
        </w:rPr>
        <w:t xml:space="preserve"> precisando de um refinamento para adequá-las ao objetivo da investigação. Portanto, deverão ser descartadas aquelas</w:t>
      </w:r>
      <w:r>
        <w:rPr>
          <w:rFonts w:ascii="Arial" w:eastAsia="Arial" w:hAnsi="Arial" w:cs="Arial"/>
          <w:sz w:val="24"/>
          <w:szCs w:val="24"/>
        </w:rPr>
        <w:t xml:space="preserve"> </w:t>
      </w:r>
      <w:r w:rsidR="001301C1" w:rsidRPr="0068691B">
        <w:rPr>
          <w:rFonts w:ascii="Arial" w:eastAsia="Arial" w:hAnsi="Arial" w:cs="Arial"/>
          <w:sz w:val="24"/>
          <w:szCs w:val="24"/>
        </w:rPr>
        <w:t>potencialmente irrelevantes para a apuração do fato.</w:t>
      </w:r>
    </w:p>
    <w:p w14:paraId="10B2DABA"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387DC054" w14:textId="58B53B23" w:rsidR="000327A2" w:rsidRPr="0068691B" w:rsidRDefault="00F10486" w:rsidP="0068691B">
      <w:pPr>
        <w:tabs>
          <w:tab w:val="left" w:pos="2490"/>
        </w:tabs>
        <w:spacing w:beforeLines="24" w:before="57" w:afterLines="24" w:after="57" w:line="360" w:lineRule="auto"/>
        <w:jc w:val="both"/>
        <w:rPr>
          <w:rFonts w:ascii="Arial" w:hAnsi="Arial" w:cs="Arial"/>
          <w:sz w:val="24"/>
          <w:szCs w:val="24"/>
        </w:rPr>
      </w:pPr>
      <w:r>
        <w:rPr>
          <w:rFonts w:ascii="Arial" w:eastAsia="Arial" w:hAnsi="Arial" w:cs="Arial"/>
          <w:b/>
          <w:sz w:val="24"/>
          <w:szCs w:val="24"/>
          <w:shd w:val="clear" w:color="auto" w:fill="4A86E8"/>
        </w:rPr>
        <w:lastRenderedPageBreak/>
        <w:t>&lt;H3&gt;</w:t>
      </w:r>
      <w:r w:rsidR="001301C1" w:rsidRPr="0068691B">
        <w:rPr>
          <w:rFonts w:ascii="Arial" w:eastAsia="Arial" w:hAnsi="Arial" w:cs="Arial"/>
          <w:b/>
          <w:bCs/>
          <w:sz w:val="24"/>
          <w:szCs w:val="24"/>
        </w:rPr>
        <w:t>Especificação dos critérios de investigação</w:t>
      </w:r>
      <w:r>
        <w:rPr>
          <w:rFonts w:ascii="Arial" w:eastAsia="Arial" w:hAnsi="Arial" w:cs="Arial"/>
          <w:b/>
          <w:sz w:val="24"/>
          <w:szCs w:val="24"/>
          <w:shd w:val="clear" w:color="auto" w:fill="4A86E8"/>
        </w:rPr>
        <w:t>&lt;H3/&gt;</w:t>
      </w:r>
      <w:r w:rsidR="001301C1" w:rsidRPr="0068691B">
        <w:rPr>
          <w:rFonts w:ascii="Arial" w:eastAsia="Arial" w:hAnsi="Arial" w:cs="Arial"/>
          <w:b/>
          <w:bCs/>
          <w:sz w:val="24"/>
          <w:szCs w:val="24"/>
        </w:rPr>
        <w:t xml:space="preserve"> </w:t>
      </w:r>
    </w:p>
    <w:p w14:paraId="4B48172E" w14:textId="77777777" w:rsidR="000327A2" w:rsidRPr="0068691B" w:rsidRDefault="000327A2" w:rsidP="0068691B">
      <w:pPr>
        <w:tabs>
          <w:tab w:val="left" w:pos="2490"/>
        </w:tabs>
        <w:spacing w:beforeLines="24" w:before="57" w:afterLines="24" w:after="57" w:line="360" w:lineRule="auto"/>
        <w:jc w:val="both"/>
        <w:rPr>
          <w:rFonts w:ascii="Arial" w:hAnsi="Arial" w:cs="Arial"/>
          <w:sz w:val="24"/>
          <w:szCs w:val="24"/>
        </w:rPr>
      </w:pPr>
    </w:p>
    <w:p w14:paraId="0071743D" w14:textId="1A35CC35" w:rsidR="00904212" w:rsidRDefault="001301C1" w:rsidP="009D4383">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Quando se fala em critério de investigação, signif</w:t>
      </w:r>
      <w:r w:rsidR="001E3EFA" w:rsidRPr="0068691B">
        <w:rPr>
          <w:rFonts w:ascii="Arial" w:eastAsia="Arial" w:hAnsi="Arial" w:cs="Arial"/>
          <w:sz w:val="24"/>
          <w:szCs w:val="24"/>
        </w:rPr>
        <w:t xml:space="preserve">ica </w:t>
      </w:r>
      <w:r w:rsidR="00655407">
        <w:rPr>
          <w:rFonts w:ascii="Arial" w:eastAsia="Arial" w:hAnsi="Arial" w:cs="Arial"/>
          <w:sz w:val="24"/>
          <w:szCs w:val="24"/>
        </w:rPr>
        <w:t xml:space="preserve">que você deverá </w:t>
      </w:r>
      <w:r w:rsidR="001E3EFA" w:rsidRPr="0068691B">
        <w:rPr>
          <w:rFonts w:ascii="Arial" w:eastAsia="Arial" w:hAnsi="Arial" w:cs="Arial"/>
          <w:sz w:val="24"/>
          <w:szCs w:val="24"/>
        </w:rPr>
        <w:t>especificar o padrão mínimo</w:t>
      </w:r>
      <w:r w:rsidR="003B3950" w:rsidRPr="0068691B">
        <w:rPr>
          <w:rFonts w:ascii="Arial" w:eastAsia="Arial" w:hAnsi="Arial" w:cs="Arial"/>
          <w:sz w:val="24"/>
          <w:szCs w:val="24"/>
        </w:rPr>
        <w:t xml:space="preserve"> </w:t>
      </w:r>
      <w:r w:rsidRPr="0068691B">
        <w:rPr>
          <w:rFonts w:ascii="Arial" w:eastAsia="Arial" w:hAnsi="Arial" w:cs="Arial"/>
          <w:sz w:val="24"/>
          <w:szCs w:val="24"/>
        </w:rPr>
        <w:t xml:space="preserve">utilizado para indicar se </w:t>
      </w:r>
      <w:r w:rsidR="009D4383">
        <w:rPr>
          <w:rFonts w:ascii="Arial" w:eastAsia="Arial" w:hAnsi="Arial" w:cs="Arial"/>
          <w:sz w:val="24"/>
          <w:szCs w:val="24"/>
        </w:rPr>
        <w:t xml:space="preserve">o </w:t>
      </w:r>
      <w:r w:rsidR="001B2EBA">
        <w:rPr>
          <w:rFonts w:ascii="Arial" w:eastAsia="Arial" w:hAnsi="Arial" w:cs="Arial"/>
          <w:sz w:val="24"/>
          <w:szCs w:val="24"/>
        </w:rPr>
        <w:t xml:space="preserve">evento </w:t>
      </w:r>
      <w:r w:rsidR="009D4383">
        <w:rPr>
          <w:rFonts w:ascii="Arial" w:eastAsia="Arial" w:hAnsi="Arial" w:cs="Arial"/>
          <w:sz w:val="24"/>
          <w:szCs w:val="24"/>
        </w:rPr>
        <w:t>em questão apresent</w:t>
      </w:r>
      <w:r w:rsidR="00B330DF">
        <w:rPr>
          <w:rFonts w:ascii="Arial" w:eastAsia="Arial" w:hAnsi="Arial" w:cs="Arial"/>
          <w:sz w:val="24"/>
          <w:szCs w:val="24"/>
        </w:rPr>
        <w:t>a</w:t>
      </w:r>
      <w:r w:rsidR="009D4383">
        <w:rPr>
          <w:rFonts w:ascii="Arial" w:eastAsia="Arial" w:hAnsi="Arial" w:cs="Arial"/>
          <w:sz w:val="24"/>
          <w:szCs w:val="24"/>
        </w:rPr>
        <w:t xml:space="preserve"> elementos que o constituem como</w:t>
      </w:r>
      <w:r w:rsidR="00B330DF">
        <w:rPr>
          <w:rFonts w:ascii="Arial" w:eastAsia="Arial" w:hAnsi="Arial" w:cs="Arial"/>
          <w:sz w:val="24"/>
          <w:szCs w:val="24"/>
        </w:rPr>
        <w:t xml:space="preserve"> um</w:t>
      </w:r>
      <w:r w:rsidR="009D4383">
        <w:rPr>
          <w:rFonts w:ascii="Arial" w:eastAsia="Arial" w:hAnsi="Arial" w:cs="Arial"/>
          <w:sz w:val="24"/>
          <w:szCs w:val="24"/>
        </w:rPr>
        <w:t xml:space="preserve"> crime. </w:t>
      </w:r>
    </w:p>
    <w:p w14:paraId="57CCB15A" w14:textId="1468F4C3" w:rsidR="00904212" w:rsidRDefault="009D4383" w:rsidP="009D4383">
      <w:pPr>
        <w:tabs>
          <w:tab w:val="left" w:pos="2490"/>
        </w:tabs>
        <w:spacing w:beforeLines="24" w:before="57" w:afterLines="24" w:after="57" w:line="360" w:lineRule="auto"/>
        <w:jc w:val="both"/>
        <w:rPr>
          <w:rFonts w:ascii="Arial" w:eastAsia="Arial" w:hAnsi="Arial" w:cs="Arial"/>
          <w:color w:val="auto"/>
          <w:sz w:val="24"/>
          <w:szCs w:val="24"/>
        </w:rPr>
      </w:pPr>
      <w:r>
        <w:rPr>
          <w:rFonts w:ascii="Arial" w:eastAsia="Arial" w:hAnsi="Arial" w:cs="Arial"/>
          <w:sz w:val="24"/>
          <w:szCs w:val="24"/>
        </w:rPr>
        <w:t xml:space="preserve">É pelo </w:t>
      </w:r>
      <w:r w:rsidR="001301C1" w:rsidRPr="0068691B">
        <w:rPr>
          <w:rFonts w:ascii="Arial" w:eastAsia="Arial" w:hAnsi="Arial" w:cs="Arial"/>
          <w:sz w:val="24"/>
          <w:szCs w:val="24"/>
        </w:rPr>
        <w:t xml:space="preserve">estado ideal do fato </w:t>
      </w:r>
      <w:r w:rsidR="001301C1" w:rsidRPr="00E81C66">
        <w:rPr>
          <w:rFonts w:ascii="Arial" w:eastAsia="Arial" w:hAnsi="Arial" w:cs="Arial"/>
          <w:color w:val="auto"/>
          <w:sz w:val="24"/>
          <w:szCs w:val="24"/>
        </w:rPr>
        <w:t xml:space="preserve">examinado que </w:t>
      </w:r>
      <w:r>
        <w:rPr>
          <w:rFonts w:ascii="Arial" w:eastAsia="Arial" w:hAnsi="Arial" w:cs="Arial"/>
          <w:color w:val="auto"/>
          <w:sz w:val="24"/>
          <w:szCs w:val="24"/>
        </w:rPr>
        <w:t xml:space="preserve">você terá </w:t>
      </w:r>
      <w:r w:rsidR="001301C1" w:rsidRPr="00E81C66">
        <w:rPr>
          <w:rFonts w:ascii="Arial" w:eastAsia="Arial" w:hAnsi="Arial" w:cs="Arial"/>
          <w:color w:val="auto"/>
          <w:sz w:val="24"/>
          <w:szCs w:val="24"/>
        </w:rPr>
        <w:t>o contexto de evidências necessárias para dizer se há ou não a probabilidade da existência de um crime.</w:t>
      </w:r>
      <w:r w:rsidR="005C1F15" w:rsidRPr="00E81C66">
        <w:rPr>
          <w:rFonts w:ascii="Arial" w:eastAsia="Arial" w:hAnsi="Arial" w:cs="Arial"/>
          <w:color w:val="auto"/>
          <w:sz w:val="24"/>
          <w:szCs w:val="24"/>
        </w:rPr>
        <w:t xml:space="preserve"> </w:t>
      </w:r>
      <w:r w:rsidR="00655407" w:rsidRPr="00E81C66">
        <w:rPr>
          <w:rFonts w:ascii="Arial" w:eastAsia="Arial" w:hAnsi="Arial" w:cs="Arial"/>
          <w:color w:val="auto"/>
          <w:sz w:val="24"/>
          <w:szCs w:val="24"/>
        </w:rPr>
        <w:t>Nes</w:t>
      </w:r>
      <w:r w:rsidR="002D7B6A">
        <w:rPr>
          <w:rFonts w:ascii="Arial" w:eastAsia="Arial" w:hAnsi="Arial" w:cs="Arial"/>
          <w:color w:val="auto"/>
          <w:sz w:val="24"/>
          <w:szCs w:val="24"/>
        </w:rPr>
        <w:t>s</w:t>
      </w:r>
      <w:r w:rsidR="00655407" w:rsidRPr="00E81C66">
        <w:rPr>
          <w:rFonts w:ascii="Arial" w:eastAsia="Arial" w:hAnsi="Arial" w:cs="Arial"/>
          <w:color w:val="auto"/>
          <w:sz w:val="24"/>
          <w:szCs w:val="24"/>
        </w:rPr>
        <w:t>e caso, o</w:t>
      </w:r>
      <w:r w:rsidR="005C1F15" w:rsidRPr="00E81C66">
        <w:rPr>
          <w:rFonts w:ascii="Arial" w:eastAsia="Arial" w:hAnsi="Arial" w:cs="Arial"/>
          <w:color w:val="auto"/>
          <w:sz w:val="24"/>
          <w:szCs w:val="24"/>
        </w:rPr>
        <w:t xml:space="preserve">s critérios de investigação também contribuirão para a definição de </w:t>
      </w:r>
      <w:r w:rsidR="00904212">
        <w:rPr>
          <w:rFonts w:ascii="Arial" w:eastAsia="Arial" w:hAnsi="Arial" w:cs="Arial"/>
          <w:color w:val="auto"/>
          <w:sz w:val="24"/>
          <w:szCs w:val="24"/>
        </w:rPr>
        <w:t xml:space="preserve">alguns </w:t>
      </w:r>
      <w:r w:rsidR="005C1F15" w:rsidRPr="00E81C66">
        <w:rPr>
          <w:rFonts w:ascii="Arial" w:eastAsia="Arial" w:hAnsi="Arial" w:cs="Arial"/>
          <w:color w:val="auto"/>
          <w:sz w:val="24"/>
          <w:szCs w:val="24"/>
        </w:rPr>
        <w:t>padrões</w:t>
      </w:r>
      <w:r w:rsidR="00904212">
        <w:rPr>
          <w:rFonts w:ascii="Arial" w:eastAsia="Arial" w:hAnsi="Arial" w:cs="Arial"/>
          <w:color w:val="auto"/>
          <w:sz w:val="24"/>
          <w:szCs w:val="24"/>
        </w:rPr>
        <w:t xml:space="preserve"> </w:t>
      </w:r>
      <w:r w:rsidR="00904212" w:rsidRPr="00E81BB9">
        <w:rPr>
          <w:rFonts w:ascii="Arial" w:eastAsia="Arial" w:hAnsi="Arial" w:cs="Arial"/>
          <w:color w:val="auto"/>
          <w:sz w:val="24"/>
          <w:szCs w:val="24"/>
        </w:rPr>
        <w:t>de desempenho do procedimento investigatório</w:t>
      </w:r>
      <w:r w:rsidR="002D7B6A">
        <w:rPr>
          <w:rFonts w:ascii="Arial" w:eastAsia="Arial" w:hAnsi="Arial" w:cs="Arial"/>
          <w:color w:val="auto"/>
          <w:sz w:val="24"/>
          <w:szCs w:val="24"/>
        </w:rPr>
        <w:t>, tais como:</w:t>
      </w:r>
      <w:r w:rsidR="00904212">
        <w:rPr>
          <w:rFonts w:ascii="Arial" w:eastAsia="Arial" w:hAnsi="Arial" w:cs="Arial"/>
          <w:color w:val="auto"/>
          <w:sz w:val="24"/>
          <w:szCs w:val="24"/>
        </w:rPr>
        <w:t xml:space="preserve"> </w:t>
      </w:r>
    </w:p>
    <w:p w14:paraId="7DA4DD30" w14:textId="2B9BD6C2" w:rsidR="002272DA" w:rsidRPr="002272DA" w:rsidRDefault="002272DA" w:rsidP="00D84F6D">
      <w:pPr>
        <w:pStyle w:val="Textodecomentrio"/>
        <w:numPr>
          <w:ilvl w:val="0"/>
          <w:numId w:val="21"/>
        </w:numPr>
        <w:spacing w:line="360" w:lineRule="auto"/>
        <w:rPr>
          <w:rFonts w:ascii="Arial" w:eastAsia="Arial" w:hAnsi="Arial" w:cs="Arial"/>
          <w:color w:val="auto"/>
          <w:sz w:val="24"/>
          <w:szCs w:val="24"/>
        </w:rPr>
      </w:pPr>
      <w:commentRangeStart w:id="26"/>
      <w:r w:rsidRPr="002272DA">
        <w:rPr>
          <w:rFonts w:ascii="Arial" w:eastAsia="Arial" w:hAnsi="Arial" w:cs="Arial"/>
          <w:color w:val="auto"/>
          <w:sz w:val="24"/>
          <w:szCs w:val="24"/>
        </w:rPr>
        <w:t>Economicidade de recursos</w:t>
      </w:r>
      <w:r w:rsidR="002D7B6A">
        <w:rPr>
          <w:rFonts w:ascii="Arial" w:eastAsia="Arial" w:hAnsi="Arial" w:cs="Arial"/>
          <w:color w:val="auto"/>
          <w:sz w:val="24"/>
          <w:szCs w:val="24"/>
        </w:rPr>
        <w:t>.</w:t>
      </w:r>
    </w:p>
    <w:p w14:paraId="38C677F1" w14:textId="148AA1C7" w:rsidR="002272DA" w:rsidRPr="002272DA" w:rsidRDefault="002272DA" w:rsidP="00D84F6D">
      <w:pPr>
        <w:pStyle w:val="Textodecomentrio"/>
        <w:numPr>
          <w:ilvl w:val="0"/>
          <w:numId w:val="21"/>
        </w:numPr>
        <w:spacing w:line="360" w:lineRule="auto"/>
        <w:rPr>
          <w:rFonts w:ascii="Arial" w:eastAsia="Arial" w:hAnsi="Arial" w:cs="Arial"/>
          <w:color w:val="auto"/>
          <w:sz w:val="24"/>
          <w:szCs w:val="24"/>
        </w:rPr>
      </w:pPr>
      <w:r w:rsidRPr="002272DA">
        <w:rPr>
          <w:rFonts w:ascii="Arial" w:eastAsia="Arial" w:hAnsi="Arial" w:cs="Arial"/>
          <w:color w:val="auto"/>
          <w:sz w:val="24"/>
          <w:szCs w:val="24"/>
        </w:rPr>
        <w:t>Eficiência</w:t>
      </w:r>
      <w:r w:rsidR="002D7B6A">
        <w:rPr>
          <w:rFonts w:ascii="Arial" w:eastAsia="Arial" w:hAnsi="Arial" w:cs="Arial"/>
          <w:color w:val="auto"/>
          <w:sz w:val="24"/>
          <w:szCs w:val="24"/>
        </w:rPr>
        <w:t>.</w:t>
      </w:r>
    </w:p>
    <w:p w14:paraId="30F43BFB" w14:textId="256D05D8" w:rsidR="002272DA" w:rsidRPr="002272DA" w:rsidRDefault="002272DA" w:rsidP="00D84F6D">
      <w:pPr>
        <w:pStyle w:val="Textodecomentrio"/>
        <w:numPr>
          <w:ilvl w:val="0"/>
          <w:numId w:val="21"/>
        </w:numPr>
        <w:spacing w:line="360" w:lineRule="auto"/>
        <w:rPr>
          <w:rFonts w:ascii="Arial" w:eastAsia="Arial" w:hAnsi="Arial" w:cs="Arial"/>
          <w:color w:val="auto"/>
          <w:sz w:val="24"/>
          <w:szCs w:val="24"/>
        </w:rPr>
      </w:pPr>
      <w:r w:rsidRPr="002272DA">
        <w:rPr>
          <w:rFonts w:ascii="Arial" w:eastAsia="Arial" w:hAnsi="Arial" w:cs="Arial"/>
          <w:color w:val="auto"/>
          <w:sz w:val="24"/>
          <w:szCs w:val="24"/>
        </w:rPr>
        <w:t>Eficácia</w:t>
      </w:r>
      <w:r w:rsidR="002D7B6A">
        <w:rPr>
          <w:rFonts w:ascii="Arial" w:eastAsia="Arial" w:hAnsi="Arial" w:cs="Arial"/>
          <w:color w:val="auto"/>
          <w:sz w:val="24"/>
          <w:szCs w:val="24"/>
        </w:rPr>
        <w:t>.</w:t>
      </w:r>
    </w:p>
    <w:p w14:paraId="24ADE773" w14:textId="6285EBEF" w:rsidR="002272DA" w:rsidRDefault="002272DA" w:rsidP="00D84F6D">
      <w:pPr>
        <w:pStyle w:val="Textodecomentrio"/>
        <w:numPr>
          <w:ilvl w:val="0"/>
          <w:numId w:val="21"/>
        </w:numPr>
        <w:spacing w:line="360" w:lineRule="auto"/>
        <w:rPr>
          <w:rFonts w:ascii="Arial" w:eastAsia="Arial" w:hAnsi="Arial" w:cs="Arial"/>
          <w:color w:val="auto"/>
          <w:sz w:val="24"/>
          <w:szCs w:val="24"/>
        </w:rPr>
      </w:pPr>
      <w:r w:rsidRPr="002272DA">
        <w:rPr>
          <w:rFonts w:ascii="Arial" w:eastAsia="Arial" w:hAnsi="Arial" w:cs="Arial"/>
          <w:color w:val="auto"/>
          <w:sz w:val="24"/>
          <w:szCs w:val="24"/>
        </w:rPr>
        <w:t>Efetividade</w:t>
      </w:r>
      <w:r w:rsidR="002D7B6A">
        <w:rPr>
          <w:rFonts w:ascii="Arial" w:eastAsia="Arial" w:hAnsi="Arial" w:cs="Arial"/>
          <w:color w:val="auto"/>
          <w:sz w:val="24"/>
          <w:szCs w:val="24"/>
        </w:rPr>
        <w:t>.</w:t>
      </w:r>
    </w:p>
    <w:commentRangeEnd w:id="26"/>
    <w:p w14:paraId="7A1456E4" w14:textId="77777777" w:rsidR="00D84F6D" w:rsidRPr="002272DA" w:rsidRDefault="003F4250" w:rsidP="002272DA">
      <w:pPr>
        <w:pStyle w:val="Textodecomentrio"/>
        <w:spacing w:line="360" w:lineRule="auto"/>
        <w:rPr>
          <w:rFonts w:ascii="Arial" w:eastAsia="Arial" w:hAnsi="Arial" w:cs="Arial"/>
          <w:color w:val="auto"/>
          <w:sz w:val="24"/>
          <w:szCs w:val="24"/>
        </w:rPr>
      </w:pPr>
      <w:r>
        <w:rPr>
          <w:rStyle w:val="Refdecomentrio"/>
        </w:rPr>
        <w:commentReference w:id="26"/>
      </w:r>
    </w:p>
    <w:p w14:paraId="7F35013F" w14:textId="64D8D94B" w:rsidR="000327A2" w:rsidRPr="0068691B" w:rsidRDefault="001301C1" w:rsidP="0068691B">
      <w:pPr>
        <w:tabs>
          <w:tab w:val="left" w:pos="2490"/>
        </w:tabs>
        <w:spacing w:beforeLines="24" w:before="57" w:afterLines="24" w:after="57" w:line="360" w:lineRule="auto"/>
        <w:jc w:val="both"/>
        <w:rPr>
          <w:rFonts w:ascii="Arial" w:hAnsi="Arial" w:cs="Arial"/>
          <w:sz w:val="24"/>
          <w:szCs w:val="24"/>
        </w:rPr>
      </w:pPr>
      <w:r w:rsidRPr="0068691B">
        <w:rPr>
          <w:rFonts w:ascii="Arial" w:eastAsia="Arial" w:hAnsi="Arial" w:cs="Arial"/>
          <w:sz w:val="24"/>
          <w:szCs w:val="24"/>
        </w:rPr>
        <w:t>No caso do crime de estupro</w:t>
      </w:r>
      <w:r w:rsidR="009D4383">
        <w:rPr>
          <w:rFonts w:ascii="Arial" w:eastAsia="Arial" w:hAnsi="Arial" w:cs="Arial"/>
          <w:sz w:val="24"/>
          <w:szCs w:val="24"/>
        </w:rPr>
        <w:t>,</w:t>
      </w:r>
      <w:r w:rsidRPr="0068691B">
        <w:rPr>
          <w:rFonts w:ascii="Arial" w:eastAsia="Arial" w:hAnsi="Arial" w:cs="Arial"/>
          <w:sz w:val="24"/>
          <w:szCs w:val="24"/>
        </w:rPr>
        <w:t xml:space="preserve"> o aspecto que deve ser tomado como padrão mínimo </w:t>
      </w:r>
      <w:r w:rsidR="0040017B">
        <w:rPr>
          <w:rFonts w:ascii="Arial" w:eastAsia="Arial" w:hAnsi="Arial" w:cs="Arial"/>
          <w:sz w:val="24"/>
          <w:szCs w:val="24"/>
        </w:rPr>
        <w:t xml:space="preserve">da prática do crime </w:t>
      </w:r>
      <w:r w:rsidRPr="0068691B">
        <w:rPr>
          <w:rFonts w:ascii="Arial" w:eastAsia="Arial" w:hAnsi="Arial" w:cs="Arial"/>
          <w:sz w:val="24"/>
          <w:szCs w:val="24"/>
        </w:rPr>
        <w:t xml:space="preserve">envolve elementos apontados </w:t>
      </w:r>
      <w:r w:rsidRPr="009D4383">
        <w:rPr>
          <w:rFonts w:ascii="Arial" w:eastAsia="Arial" w:hAnsi="Arial" w:cs="Arial"/>
          <w:sz w:val="24"/>
          <w:szCs w:val="24"/>
        </w:rPr>
        <w:t xml:space="preserve">no </w:t>
      </w:r>
      <w:r w:rsidR="009D4383" w:rsidRPr="00E81C66">
        <w:rPr>
          <w:rFonts w:ascii="Arial" w:eastAsia="Arial" w:hAnsi="Arial" w:cs="Arial"/>
          <w:bCs/>
          <w:sz w:val="24"/>
          <w:szCs w:val="24"/>
        </w:rPr>
        <w:t>A</w:t>
      </w:r>
      <w:r w:rsidRPr="00E81C66">
        <w:rPr>
          <w:rFonts w:ascii="Arial" w:eastAsia="Arial" w:hAnsi="Arial" w:cs="Arial"/>
          <w:bCs/>
          <w:sz w:val="24"/>
          <w:szCs w:val="24"/>
        </w:rPr>
        <w:t>rt. 213 do C</w:t>
      </w:r>
      <w:r w:rsidR="009D4383" w:rsidRPr="00E81C66">
        <w:rPr>
          <w:rFonts w:ascii="Arial" w:eastAsia="Arial" w:hAnsi="Arial" w:cs="Arial"/>
          <w:bCs/>
          <w:sz w:val="24"/>
          <w:szCs w:val="24"/>
        </w:rPr>
        <w:t xml:space="preserve">ódigo Penal </w:t>
      </w:r>
      <w:r w:rsidR="00B330DF">
        <w:rPr>
          <w:rFonts w:ascii="Arial" w:eastAsia="Arial" w:hAnsi="Arial" w:cs="Arial"/>
          <w:bCs/>
          <w:sz w:val="24"/>
          <w:szCs w:val="24"/>
        </w:rPr>
        <w:t>b</w:t>
      </w:r>
      <w:r w:rsidR="009D4383" w:rsidRPr="00E81C66">
        <w:rPr>
          <w:rFonts w:ascii="Arial" w:eastAsia="Arial" w:hAnsi="Arial" w:cs="Arial"/>
          <w:bCs/>
          <w:sz w:val="24"/>
          <w:szCs w:val="24"/>
        </w:rPr>
        <w:t>rasileiro</w:t>
      </w:r>
      <w:r w:rsidR="0040017B">
        <w:rPr>
          <w:rFonts w:ascii="Arial" w:eastAsia="Arial" w:hAnsi="Arial" w:cs="Arial"/>
          <w:sz w:val="24"/>
          <w:szCs w:val="24"/>
        </w:rPr>
        <w:t xml:space="preserve">, ou seja, são os caracterizados pela tentativa de constrangimento da vítima por parte do agressor e </w:t>
      </w:r>
      <w:r w:rsidRPr="0068691B">
        <w:rPr>
          <w:rFonts w:ascii="Arial" w:eastAsia="Arial" w:hAnsi="Arial" w:cs="Arial"/>
          <w:sz w:val="24"/>
          <w:szCs w:val="24"/>
        </w:rPr>
        <w:t xml:space="preserve">o </w:t>
      </w:r>
      <w:r w:rsidRPr="00E81C66">
        <w:rPr>
          <w:rFonts w:ascii="Arial" w:eastAsia="Arial" w:hAnsi="Arial" w:cs="Arial"/>
          <w:bCs/>
          <w:sz w:val="24"/>
          <w:szCs w:val="24"/>
        </w:rPr>
        <w:t xml:space="preserve">dolo </w:t>
      </w:r>
      <w:r w:rsidRPr="0068691B">
        <w:rPr>
          <w:rFonts w:ascii="Arial" w:eastAsia="Arial" w:hAnsi="Arial" w:cs="Arial"/>
          <w:sz w:val="24"/>
          <w:szCs w:val="24"/>
        </w:rPr>
        <w:t>consistente na vontade livre e consciente de constranger alguém</w:t>
      </w:r>
      <w:r w:rsidR="00B974AF">
        <w:rPr>
          <w:rFonts w:ascii="Arial" w:eastAsia="Arial" w:hAnsi="Arial" w:cs="Arial"/>
          <w:sz w:val="24"/>
          <w:szCs w:val="24"/>
        </w:rPr>
        <w:t>.</w:t>
      </w:r>
    </w:p>
    <w:p w14:paraId="0555BCC4" w14:textId="6E14EDA8" w:rsidR="000327A2" w:rsidRDefault="001301C1" w:rsidP="0068691B">
      <w:pPr>
        <w:tabs>
          <w:tab w:val="left" w:pos="2490"/>
        </w:tabs>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 xml:space="preserve">Quanto ao padrão que permitirá a </w:t>
      </w:r>
      <w:r w:rsidR="00D86F19">
        <w:rPr>
          <w:rFonts w:ascii="Arial" w:eastAsia="Arial" w:hAnsi="Arial" w:cs="Arial"/>
          <w:sz w:val="24"/>
          <w:szCs w:val="24"/>
        </w:rPr>
        <w:t>identificação</w:t>
      </w:r>
      <w:r w:rsidRPr="0068691B">
        <w:rPr>
          <w:rFonts w:ascii="Arial" w:eastAsia="Arial" w:hAnsi="Arial" w:cs="Arial"/>
          <w:sz w:val="24"/>
          <w:szCs w:val="24"/>
        </w:rPr>
        <w:t xml:space="preserve"> de que determinada pessoa praticou a conduta delituosa, está descrito no </w:t>
      </w:r>
      <w:r w:rsidR="00B974AF" w:rsidRPr="00E81C66">
        <w:rPr>
          <w:rFonts w:ascii="Arial" w:eastAsia="Arial" w:hAnsi="Arial" w:cs="Arial"/>
          <w:bCs/>
          <w:color w:val="auto"/>
          <w:sz w:val="24"/>
          <w:szCs w:val="24"/>
        </w:rPr>
        <w:t>A</w:t>
      </w:r>
      <w:r w:rsidRPr="00E81C66">
        <w:rPr>
          <w:rFonts w:ascii="Arial" w:eastAsia="Arial" w:hAnsi="Arial" w:cs="Arial"/>
          <w:bCs/>
          <w:color w:val="auto"/>
          <w:sz w:val="24"/>
          <w:szCs w:val="24"/>
        </w:rPr>
        <w:t>rt. 29 do Código Penal</w:t>
      </w:r>
      <w:r w:rsidR="002D7B6A">
        <w:rPr>
          <w:rFonts w:ascii="Arial" w:eastAsia="Arial" w:hAnsi="Arial" w:cs="Arial"/>
          <w:bCs/>
          <w:color w:val="auto"/>
          <w:sz w:val="24"/>
          <w:szCs w:val="24"/>
        </w:rPr>
        <w:t>,</w:t>
      </w:r>
      <w:r w:rsidR="00B75C7E" w:rsidRPr="00E81C66">
        <w:rPr>
          <w:rFonts w:ascii="Arial" w:eastAsia="Arial" w:hAnsi="Arial" w:cs="Arial"/>
          <w:b/>
          <w:bCs/>
          <w:color w:val="auto"/>
          <w:sz w:val="24"/>
          <w:szCs w:val="24"/>
        </w:rPr>
        <w:t xml:space="preserve"> </w:t>
      </w:r>
      <w:r w:rsidRPr="0068691B">
        <w:rPr>
          <w:rFonts w:ascii="Arial" w:eastAsia="Arial" w:hAnsi="Arial" w:cs="Arial"/>
          <w:sz w:val="24"/>
          <w:szCs w:val="24"/>
        </w:rPr>
        <w:t>que amplia o conceito de autor</w:t>
      </w:r>
      <w:r w:rsidR="00B75C7E">
        <w:rPr>
          <w:rFonts w:ascii="Arial" w:eastAsia="Arial" w:hAnsi="Arial" w:cs="Arial"/>
          <w:sz w:val="24"/>
          <w:szCs w:val="24"/>
        </w:rPr>
        <w:t>.</w:t>
      </w:r>
    </w:p>
    <w:p w14:paraId="5FD73DA6" w14:textId="77777777" w:rsidR="00D86F19" w:rsidRPr="005F06E9" w:rsidRDefault="00D86F19" w:rsidP="00D86F19">
      <w:pPr>
        <w:tabs>
          <w:tab w:val="left" w:pos="2490"/>
        </w:tabs>
        <w:spacing w:beforeLines="24" w:before="57" w:afterLines="24" w:after="57" w:line="360" w:lineRule="auto"/>
        <w:jc w:val="both"/>
        <w:rPr>
          <w:rFonts w:ascii="Arial" w:eastAsia="Arial" w:hAnsi="Arial" w:cs="Arial"/>
          <w:b/>
          <w:color w:val="ED7D31" w:themeColor="accent2"/>
          <w:sz w:val="24"/>
          <w:szCs w:val="24"/>
        </w:rPr>
      </w:pPr>
      <w:r w:rsidRPr="005F06E9">
        <w:rPr>
          <w:rFonts w:ascii="Arial" w:eastAsia="Arial" w:hAnsi="Arial" w:cs="Arial"/>
          <w:b/>
          <w:color w:val="ED7D31" w:themeColor="accent2"/>
          <w:sz w:val="24"/>
          <w:szCs w:val="24"/>
        </w:rPr>
        <w:t>&lt;Abrir Saiba Mais&gt;</w:t>
      </w:r>
    </w:p>
    <w:p w14:paraId="46945C31" w14:textId="6892B025" w:rsidR="00D86F19" w:rsidRPr="00E81C66" w:rsidRDefault="00D86F19" w:rsidP="00D86F19">
      <w:pPr>
        <w:tabs>
          <w:tab w:val="left" w:pos="2490"/>
        </w:tabs>
        <w:spacing w:beforeLines="24" w:before="57" w:afterLines="24" w:after="57" w:line="360" w:lineRule="auto"/>
        <w:jc w:val="both"/>
        <w:rPr>
          <w:rFonts w:ascii="Arial" w:eastAsia="Arial" w:hAnsi="Arial" w:cs="Arial"/>
          <w:color w:val="FF0000"/>
          <w:sz w:val="24"/>
          <w:szCs w:val="24"/>
        </w:rPr>
      </w:pPr>
      <w:r w:rsidRPr="005F06E9">
        <w:rPr>
          <w:rFonts w:ascii="Arial" w:eastAsia="Arial" w:hAnsi="Arial" w:cs="Arial"/>
          <w:color w:val="ED7D31" w:themeColor="accent2"/>
          <w:sz w:val="24"/>
          <w:szCs w:val="24"/>
        </w:rPr>
        <w:t>A caracterização do</w:t>
      </w:r>
      <w:r>
        <w:rPr>
          <w:rFonts w:ascii="Arial" w:eastAsia="Arial" w:hAnsi="Arial" w:cs="Arial"/>
          <w:color w:val="ED7D31" w:themeColor="accent2"/>
          <w:sz w:val="24"/>
          <w:szCs w:val="24"/>
        </w:rPr>
        <w:t>s padrões de</w:t>
      </w:r>
      <w:r w:rsidR="00B75C7E">
        <w:rPr>
          <w:rFonts w:ascii="Arial" w:eastAsia="Arial" w:hAnsi="Arial" w:cs="Arial"/>
          <w:color w:val="ED7D31" w:themeColor="accent2"/>
          <w:sz w:val="24"/>
          <w:szCs w:val="24"/>
        </w:rPr>
        <w:t xml:space="preserve"> </w:t>
      </w:r>
      <w:r w:rsidRPr="005F06E9">
        <w:rPr>
          <w:rFonts w:ascii="Arial" w:eastAsia="Arial" w:hAnsi="Arial" w:cs="Arial"/>
          <w:color w:val="ED7D31" w:themeColor="accent2"/>
          <w:sz w:val="24"/>
          <w:szCs w:val="24"/>
        </w:rPr>
        <w:t>crime</w:t>
      </w:r>
      <w:r>
        <w:rPr>
          <w:rFonts w:ascii="Arial" w:eastAsia="Arial" w:hAnsi="Arial" w:cs="Arial"/>
          <w:color w:val="ED7D31" w:themeColor="accent2"/>
          <w:sz w:val="24"/>
          <w:szCs w:val="24"/>
        </w:rPr>
        <w:t xml:space="preserve"> que permitem a identificação real da prática</w:t>
      </w:r>
      <w:r w:rsidRPr="005F06E9">
        <w:rPr>
          <w:rFonts w:ascii="Arial" w:eastAsia="Arial" w:hAnsi="Arial" w:cs="Arial"/>
          <w:color w:val="ED7D31" w:themeColor="accent2"/>
          <w:sz w:val="24"/>
          <w:szCs w:val="24"/>
        </w:rPr>
        <w:t xml:space="preserve"> são encontrad</w:t>
      </w:r>
      <w:r>
        <w:rPr>
          <w:rFonts w:ascii="Arial" w:eastAsia="Arial" w:hAnsi="Arial" w:cs="Arial"/>
          <w:color w:val="ED7D31" w:themeColor="accent2"/>
          <w:sz w:val="24"/>
          <w:szCs w:val="24"/>
        </w:rPr>
        <w:t>o</w:t>
      </w:r>
      <w:r w:rsidRPr="005F06E9">
        <w:rPr>
          <w:rFonts w:ascii="Arial" w:eastAsia="Arial" w:hAnsi="Arial" w:cs="Arial"/>
          <w:color w:val="ED7D31" w:themeColor="accent2"/>
          <w:sz w:val="24"/>
          <w:szCs w:val="24"/>
        </w:rPr>
        <w:t>s no Art. 2</w:t>
      </w:r>
      <w:r>
        <w:rPr>
          <w:rFonts w:ascii="Arial" w:eastAsia="Arial" w:hAnsi="Arial" w:cs="Arial"/>
          <w:color w:val="ED7D31" w:themeColor="accent2"/>
          <w:sz w:val="24"/>
          <w:szCs w:val="24"/>
        </w:rPr>
        <w:t>9</w:t>
      </w:r>
      <w:r w:rsidRPr="005F06E9">
        <w:rPr>
          <w:rFonts w:ascii="Arial" w:eastAsia="Arial" w:hAnsi="Arial" w:cs="Arial"/>
          <w:color w:val="ED7D31" w:themeColor="accent2"/>
          <w:sz w:val="24"/>
          <w:szCs w:val="24"/>
        </w:rPr>
        <w:t xml:space="preserve"> do Código Penal </w:t>
      </w:r>
      <w:r w:rsidR="00B330DF">
        <w:rPr>
          <w:rFonts w:ascii="Arial" w:eastAsia="Arial" w:hAnsi="Arial" w:cs="Arial"/>
          <w:color w:val="ED7D31" w:themeColor="accent2"/>
          <w:sz w:val="24"/>
          <w:szCs w:val="24"/>
        </w:rPr>
        <w:t>b</w:t>
      </w:r>
      <w:r w:rsidR="009634C4">
        <w:rPr>
          <w:rFonts w:ascii="Arial" w:eastAsia="Arial" w:hAnsi="Arial" w:cs="Arial"/>
          <w:color w:val="ED7D31" w:themeColor="accent2"/>
          <w:sz w:val="24"/>
          <w:szCs w:val="24"/>
        </w:rPr>
        <w:t xml:space="preserve">rasileiro </w:t>
      </w:r>
      <w:r w:rsidR="00B330DF" w:rsidRPr="00E81C66">
        <w:rPr>
          <w:color w:val="FF0000"/>
          <w:highlight w:val="yellow"/>
        </w:rPr>
        <w:t>&lt;</w:t>
      </w:r>
      <w:hyperlink r:id="rId24" w:history="1">
        <w:r w:rsidRPr="00E81C66">
          <w:rPr>
            <w:rFonts w:ascii="Arial" w:eastAsia="Arial" w:hAnsi="Arial" w:cs="Arial"/>
            <w:color w:val="FF0000"/>
            <w:sz w:val="24"/>
            <w:szCs w:val="24"/>
            <w:highlight w:val="yellow"/>
          </w:rPr>
          <w:t>http://www.planalto.gov.br/ccivil_03/decreto-lei/del2848compilado.htm</w:t>
        </w:r>
      </w:hyperlink>
      <w:r w:rsidR="00B330DF" w:rsidRPr="00E81C66">
        <w:rPr>
          <w:rFonts w:ascii="Arial" w:eastAsia="Arial" w:hAnsi="Arial" w:cs="Arial"/>
          <w:color w:val="FF0000"/>
          <w:sz w:val="24"/>
          <w:szCs w:val="24"/>
          <w:highlight w:val="yellow"/>
        </w:rPr>
        <w:t>&gt;.</w:t>
      </w:r>
    </w:p>
    <w:p w14:paraId="03DF2BA9" w14:textId="078F9717" w:rsidR="00D86F19" w:rsidRPr="005F06E9" w:rsidRDefault="00D86F19" w:rsidP="00D86F19">
      <w:pPr>
        <w:tabs>
          <w:tab w:val="left" w:pos="2490"/>
        </w:tabs>
        <w:spacing w:beforeLines="24" w:before="57" w:afterLines="24" w:after="57" w:line="360" w:lineRule="auto"/>
        <w:jc w:val="both"/>
        <w:rPr>
          <w:rFonts w:ascii="Arial" w:eastAsia="Arial" w:hAnsi="Arial" w:cs="Arial"/>
          <w:b/>
          <w:color w:val="ED7D31" w:themeColor="accent2"/>
          <w:sz w:val="24"/>
          <w:szCs w:val="24"/>
        </w:rPr>
      </w:pPr>
      <w:r w:rsidRPr="005F06E9">
        <w:rPr>
          <w:rFonts w:ascii="Arial" w:eastAsia="Arial" w:hAnsi="Arial" w:cs="Arial"/>
          <w:b/>
          <w:color w:val="ED7D31" w:themeColor="accent2"/>
          <w:sz w:val="24"/>
          <w:szCs w:val="24"/>
        </w:rPr>
        <w:t>&lt;Fechar Saiba Mais&gt;</w:t>
      </w:r>
    </w:p>
    <w:p w14:paraId="43D15AF2" w14:textId="4F454D2F" w:rsidR="0060413D" w:rsidRDefault="00D05F4C"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A</w:t>
      </w:r>
      <w:r w:rsidR="00904212">
        <w:rPr>
          <w:rFonts w:ascii="Arial" w:eastAsia="Arial" w:hAnsi="Arial" w:cs="Arial"/>
          <w:sz w:val="24"/>
          <w:szCs w:val="24"/>
        </w:rPr>
        <w:t>o e</w:t>
      </w:r>
      <w:r w:rsidR="001301C1" w:rsidRPr="0068691B">
        <w:rPr>
          <w:rFonts w:ascii="Arial" w:eastAsia="Arial" w:hAnsi="Arial" w:cs="Arial"/>
          <w:sz w:val="24"/>
          <w:szCs w:val="24"/>
        </w:rPr>
        <w:t>specificar os critérios de investigação</w:t>
      </w:r>
      <w:r w:rsidR="00D012C9">
        <w:rPr>
          <w:rFonts w:ascii="Arial" w:eastAsia="Arial" w:hAnsi="Arial" w:cs="Arial"/>
          <w:sz w:val="24"/>
          <w:szCs w:val="24"/>
        </w:rPr>
        <w:t>,</w:t>
      </w:r>
      <w:r w:rsidR="001301C1" w:rsidRPr="0068691B">
        <w:rPr>
          <w:rFonts w:ascii="Arial" w:eastAsia="Arial" w:hAnsi="Arial" w:cs="Arial"/>
          <w:sz w:val="24"/>
          <w:szCs w:val="24"/>
        </w:rPr>
        <w:t xml:space="preserve"> a equipe definirá quais são os tipos de evidência</w:t>
      </w:r>
      <w:r w:rsidR="0060413D">
        <w:rPr>
          <w:rFonts w:ascii="Arial" w:eastAsia="Arial" w:hAnsi="Arial" w:cs="Arial"/>
          <w:sz w:val="24"/>
          <w:szCs w:val="24"/>
        </w:rPr>
        <w:t>s</w:t>
      </w:r>
      <w:r w:rsidR="001301C1" w:rsidRPr="0068691B">
        <w:rPr>
          <w:rFonts w:ascii="Arial" w:eastAsia="Arial" w:hAnsi="Arial" w:cs="Arial"/>
          <w:sz w:val="24"/>
          <w:szCs w:val="24"/>
        </w:rPr>
        <w:t xml:space="preserve"> que ela</w:t>
      </w:r>
      <w:r w:rsidR="003B3950" w:rsidRPr="0068691B">
        <w:rPr>
          <w:rFonts w:ascii="Arial" w:eastAsia="Arial" w:hAnsi="Arial" w:cs="Arial"/>
          <w:sz w:val="24"/>
          <w:szCs w:val="24"/>
        </w:rPr>
        <w:t xml:space="preserve"> irá coletar</w:t>
      </w:r>
      <w:r w:rsidR="001301C1" w:rsidRPr="0068691B">
        <w:rPr>
          <w:rFonts w:ascii="Arial" w:eastAsia="Arial" w:hAnsi="Arial" w:cs="Arial"/>
          <w:sz w:val="24"/>
          <w:szCs w:val="24"/>
        </w:rPr>
        <w:t xml:space="preserve"> para demonstrar </w:t>
      </w:r>
      <w:r w:rsidR="00A56711">
        <w:rPr>
          <w:rFonts w:ascii="Arial" w:eastAsia="Arial" w:hAnsi="Arial" w:cs="Arial"/>
          <w:sz w:val="24"/>
          <w:szCs w:val="24"/>
        </w:rPr>
        <w:t>o auto</w:t>
      </w:r>
      <w:r w:rsidR="00B75C7E">
        <w:rPr>
          <w:rFonts w:ascii="Arial" w:eastAsia="Arial" w:hAnsi="Arial" w:cs="Arial"/>
          <w:sz w:val="24"/>
          <w:szCs w:val="24"/>
        </w:rPr>
        <w:t xml:space="preserve">r, as circunstâncias e as características </w:t>
      </w:r>
      <w:r w:rsidR="0060413D">
        <w:rPr>
          <w:rFonts w:ascii="Arial" w:eastAsia="Arial" w:hAnsi="Arial" w:cs="Arial"/>
          <w:sz w:val="24"/>
          <w:szCs w:val="24"/>
        </w:rPr>
        <w:t xml:space="preserve">do tipo penal correspondente. </w:t>
      </w:r>
      <w:r w:rsidR="001301C1" w:rsidRPr="0068691B">
        <w:rPr>
          <w:rFonts w:ascii="Arial" w:eastAsia="Arial" w:hAnsi="Arial" w:cs="Arial"/>
          <w:sz w:val="24"/>
          <w:szCs w:val="24"/>
        </w:rPr>
        <w:t>A especificação dos critérios de investigação servirá de base para diversos aspectos do procedimento</w:t>
      </w:r>
      <w:r w:rsidR="00B330DF">
        <w:rPr>
          <w:rFonts w:ascii="Arial" w:eastAsia="Arial" w:hAnsi="Arial" w:cs="Arial"/>
          <w:sz w:val="24"/>
          <w:szCs w:val="24"/>
        </w:rPr>
        <w:t xml:space="preserve">, conforme </w:t>
      </w:r>
      <w:r w:rsidR="003F4250">
        <w:rPr>
          <w:rFonts w:ascii="Arial" w:eastAsia="Arial" w:hAnsi="Arial" w:cs="Arial"/>
          <w:sz w:val="24"/>
          <w:szCs w:val="24"/>
        </w:rPr>
        <w:t xml:space="preserve"> você pode observar clicando nos números a seguir</w:t>
      </w:r>
      <w:r>
        <w:rPr>
          <w:rFonts w:ascii="Arial" w:eastAsia="Arial" w:hAnsi="Arial" w:cs="Arial"/>
          <w:sz w:val="24"/>
          <w:szCs w:val="24"/>
        </w:rPr>
        <w:t>.</w:t>
      </w:r>
    </w:p>
    <w:p w14:paraId="01957CC8" w14:textId="2A9FEEB5" w:rsidR="002272DA" w:rsidRPr="002272DA" w:rsidRDefault="002272DA" w:rsidP="002272DA">
      <w:pPr>
        <w:pStyle w:val="Textodecomentrio"/>
        <w:numPr>
          <w:ilvl w:val="0"/>
          <w:numId w:val="16"/>
        </w:numPr>
        <w:spacing w:line="360" w:lineRule="auto"/>
        <w:rPr>
          <w:rFonts w:ascii="Arial" w:eastAsia="Arial" w:hAnsi="Arial" w:cs="Arial"/>
          <w:sz w:val="24"/>
          <w:szCs w:val="24"/>
        </w:rPr>
      </w:pPr>
      <w:commentRangeStart w:id="27"/>
      <w:r w:rsidRPr="0068691B">
        <w:rPr>
          <w:rFonts w:ascii="Arial" w:eastAsia="Arial" w:hAnsi="Arial" w:cs="Arial"/>
          <w:sz w:val="24"/>
          <w:szCs w:val="24"/>
        </w:rPr>
        <w:lastRenderedPageBreak/>
        <w:t>Definição de uma linguagem técnica padrão da equipe</w:t>
      </w:r>
      <w:r>
        <w:rPr>
          <w:rFonts w:ascii="Arial" w:eastAsia="Arial" w:hAnsi="Arial" w:cs="Arial"/>
          <w:sz w:val="24"/>
          <w:szCs w:val="24"/>
        </w:rPr>
        <w:t>.</w:t>
      </w:r>
    </w:p>
    <w:p w14:paraId="5EE0BC1A" w14:textId="0223A033" w:rsidR="002272DA" w:rsidRPr="002272DA" w:rsidRDefault="002272DA" w:rsidP="002272DA">
      <w:pPr>
        <w:pStyle w:val="Textodecomentrio"/>
        <w:numPr>
          <w:ilvl w:val="0"/>
          <w:numId w:val="16"/>
        </w:numPr>
        <w:spacing w:line="360" w:lineRule="auto"/>
        <w:rPr>
          <w:rFonts w:ascii="Arial" w:eastAsia="Arial" w:hAnsi="Arial" w:cs="Arial"/>
          <w:sz w:val="24"/>
          <w:szCs w:val="24"/>
        </w:rPr>
      </w:pPr>
      <w:r w:rsidRPr="0068691B">
        <w:rPr>
          <w:rFonts w:ascii="Arial" w:eastAsia="Arial" w:hAnsi="Arial" w:cs="Arial"/>
          <w:sz w:val="24"/>
          <w:szCs w:val="24"/>
        </w:rPr>
        <w:t>Delimitaçã</w:t>
      </w:r>
      <w:r>
        <w:rPr>
          <w:rFonts w:ascii="Arial" w:eastAsia="Arial" w:hAnsi="Arial" w:cs="Arial"/>
          <w:sz w:val="24"/>
          <w:szCs w:val="24"/>
        </w:rPr>
        <w:t>o dos objetivos da investigação.</w:t>
      </w:r>
    </w:p>
    <w:p w14:paraId="6E9D1B2B" w14:textId="2BC57263" w:rsidR="002272DA" w:rsidRPr="002272DA" w:rsidRDefault="002272DA" w:rsidP="002272DA">
      <w:pPr>
        <w:pStyle w:val="Textodecomentrio"/>
        <w:numPr>
          <w:ilvl w:val="0"/>
          <w:numId w:val="16"/>
        </w:numPr>
        <w:spacing w:line="360" w:lineRule="auto"/>
        <w:rPr>
          <w:rFonts w:ascii="Arial" w:eastAsia="Arial" w:hAnsi="Arial" w:cs="Arial"/>
          <w:sz w:val="24"/>
          <w:szCs w:val="24"/>
        </w:rPr>
      </w:pPr>
      <w:r w:rsidRPr="0068691B">
        <w:rPr>
          <w:rFonts w:ascii="Arial" w:eastAsia="Arial" w:hAnsi="Arial" w:cs="Arial"/>
          <w:sz w:val="24"/>
          <w:szCs w:val="24"/>
        </w:rPr>
        <w:t>Orientação da coleta de dados</w:t>
      </w:r>
      <w:r>
        <w:rPr>
          <w:rFonts w:ascii="Arial" w:eastAsia="Arial" w:hAnsi="Arial" w:cs="Arial"/>
          <w:sz w:val="24"/>
          <w:szCs w:val="24"/>
        </w:rPr>
        <w:t>.</w:t>
      </w:r>
      <w:commentRangeEnd w:id="27"/>
      <w:r w:rsidR="00B714C6">
        <w:rPr>
          <w:rStyle w:val="Refdecomentrio"/>
        </w:rPr>
        <w:commentReference w:id="27"/>
      </w:r>
    </w:p>
    <w:p w14:paraId="5AE796EA" w14:textId="77777777" w:rsidR="002272DA" w:rsidRDefault="002272DA" w:rsidP="002272DA">
      <w:pPr>
        <w:tabs>
          <w:tab w:val="left" w:pos="2490"/>
        </w:tabs>
        <w:spacing w:line="360" w:lineRule="auto"/>
        <w:jc w:val="both"/>
        <w:rPr>
          <w:rFonts w:ascii="Arial" w:eastAsia="Arial" w:hAnsi="Arial" w:cs="Arial"/>
          <w:sz w:val="24"/>
          <w:szCs w:val="24"/>
        </w:rPr>
      </w:pPr>
    </w:p>
    <w:p w14:paraId="221F56E3" w14:textId="3A729102" w:rsidR="00D05F4C" w:rsidRDefault="00D05F4C" w:rsidP="0068691B">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Observe que</w:t>
      </w:r>
      <w:r w:rsidR="002D7B6A">
        <w:rPr>
          <w:rFonts w:ascii="Arial" w:eastAsia="Arial" w:hAnsi="Arial" w:cs="Arial"/>
          <w:sz w:val="24"/>
          <w:szCs w:val="24"/>
        </w:rPr>
        <w:t>,</w:t>
      </w:r>
      <w:r>
        <w:rPr>
          <w:rFonts w:ascii="Arial" w:eastAsia="Arial" w:hAnsi="Arial" w:cs="Arial"/>
          <w:sz w:val="24"/>
          <w:szCs w:val="24"/>
        </w:rPr>
        <w:t xml:space="preserve"> ao definir uma linguagem padrão para a equipe, a comunicação entre todos será de </w:t>
      </w:r>
      <w:r w:rsidRPr="009D6FE6">
        <w:rPr>
          <w:rFonts w:ascii="Arial" w:eastAsia="Arial" w:hAnsi="Arial" w:cs="Arial"/>
          <w:sz w:val="24"/>
          <w:szCs w:val="24"/>
        </w:rPr>
        <w:t>fácil compreensão</w:t>
      </w:r>
      <w:r w:rsidR="009D6FE6">
        <w:rPr>
          <w:rFonts w:ascii="Arial" w:eastAsia="Arial" w:hAnsi="Arial" w:cs="Arial"/>
          <w:sz w:val="24"/>
          <w:szCs w:val="24"/>
        </w:rPr>
        <w:t>. Por meio dela, será criado</w:t>
      </w:r>
      <w:r w:rsidRPr="009D6FE6">
        <w:rPr>
          <w:rFonts w:ascii="Arial" w:eastAsia="Arial" w:hAnsi="Arial" w:cs="Arial"/>
          <w:sz w:val="24"/>
          <w:szCs w:val="24"/>
        </w:rPr>
        <w:t xml:space="preserve"> um método</w:t>
      </w:r>
      <w:r>
        <w:rPr>
          <w:rFonts w:ascii="Arial" w:eastAsia="Arial" w:hAnsi="Arial" w:cs="Arial"/>
          <w:sz w:val="24"/>
          <w:szCs w:val="24"/>
        </w:rPr>
        <w:t xml:space="preserve"> adequado para </w:t>
      </w:r>
      <w:r w:rsidR="009D6FE6">
        <w:rPr>
          <w:rFonts w:ascii="Arial" w:eastAsia="Arial" w:hAnsi="Arial" w:cs="Arial"/>
          <w:sz w:val="24"/>
          <w:szCs w:val="24"/>
        </w:rPr>
        <w:t>a coleta de dados e a</w:t>
      </w:r>
      <w:r>
        <w:rPr>
          <w:rFonts w:ascii="Arial" w:eastAsia="Arial" w:hAnsi="Arial" w:cs="Arial"/>
          <w:sz w:val="24"/>
          <w:szCs w:val="24"/>
        </w:rPr>
        <w:t xml:space="preserve"> consolidação das informações que formatarão as evidências necessárias</w:t>
      </w:r>
      <w:r w:rsidR="009D6FE6">
        <w:rPr>
          <w:rFonts w:ascii="Arial" w:eastAsia="Arial" w:hAnsi="Arial" w:cs="Arial"/>
          <w:sz w:val="24"/>
          <w:szCs w:val="24"/>
        </w:rPr>
        <w:t>.</w:t>
      </w:r>
    </w:p>
    <w:p w14:paraId="1B6BD3DD" w14:textId="51432C9B" w:rsidR="0060413D" w:rsidRDefault="00D76D8C" w:rsidP="00E81C66">
      <w:pPr>
        <w:tabs>
          <w:tab w:val="left" w:pos="2490"/>
        </w:tabs>
        <w:spacing w:beforeLines="24" w:before="57" w:afterLines="24" w:after="57" w:line="360" w:lineRule="auto"/>
        <w:jc w:val="both"/>
        <w:rPr>
          <w:rFonts w:ascii="Arial" w:eastAsia="Arial" w:hAnsi="Arial" w:cs="Arial"/>
          <w:sz w:val="24"/>
          <w:szCs w:val="24"/>
        </w:rPr>
      </w:pPr>
      <w:r>
        <w:rPr>
          <w:rFonts w:ascii="Arial" w:eastAsia="Arial" w:hAnsi="Arial" w:cs="Arial"/>
          <w:sz w:val="24"/>
          <w:szCs w:val="24"/>
        </w:rPr>
        <w:t>P</w:t>
      </w:r>
      <w:r w:rsidR="001301C1" w:rsidRPr="0068691B">
        <w:rPr>
          <w:rFonts w:ascii="Arial" w:eastAsia="Arial" w:hAnsi="Arial" w:cs="Arial"/>
          <w:sz w:val="24"/>
          <w:szCs w:val="24"/>
        </w:rPr>
        <w:t>ara estabelecer com segurança os critérios de investigação</w:t>
      </w:r>
      <w:r w:rsidR="00D012C9">
        <w:rPr>
          <w:rFonts w:ascii="Arial" w:eastAsia="Arial" w:hAnsi="Arial" w:cs="Arial"/>
          <w:sz w:val="24"/>
          <w:szCs w:val="24"/>
        </w:rPr>
        <w:t>,</w:t>
      </w:r>
      <w:r w:rsidR="001301C1" w:rsidRPr="0068691B">
        <w:rPr>
          <w:rFonts w:ascii="Arial" w:eastAsia="Arial" w:hAnsi="Arial" w:cs="Arial"/>
          <w:sz w:val="24"/>
          <w:szCs w:val="24"/>
        </w:rPr>
        <w:t xml:space="preserve"> a equipe terá como fundamento mais seguro as normas penais e processuais penais,</w:t>
      </w:r>
      <w:r w:rsidR="003B3950" w:rsidRPr="0068691B">
        <w:rPr>
          <w:rFonts w:ascii="Arial" w:eastAsia="Arial" w:hAnsi="Arial" w:cs="Arial"/>
          <w:sz w:val="24"/>
          <w:szCs w:val="24"/>
        </w:rPr>
        <w:t xml:space="preserve"> </w:t>
      </w:r>
      <w:r w:rsidR="005C1F15" w:rsidRPr="0068691B">
        <w:rPr>
          <w:rFonts w:ascii="Arial" w:eastAsia="Arial" w:hAnsi="Arial" w:cs="Arial"/>
          <w:sz w:val="24"/>
          <w:szCs w:val="24"/>
        </w:rPr>
        <w:t xml:space="preserve">os regulamentos </w:t>
      </w:r>
      <w:r w:rsidR="003B3950" w:rsidRPr="0068691B">
        <w:rPr>
          <w:rFonts w:ascii="Arial" w:eastAsia="Arial" w:hAnsi="Arial" w:cs="Arial"/>
          <w:sz w:val="24"/>
          <w:szCs w:val="24"/>
        </w:rPr>
        <w:t>pertinentes,</w:t>
      </w:r>
      <w:r w:rsidR="001301C1" w:rsidRPr="0068691B">
        <w:rPr>
          <w:rFonts w:ascii="Arial" w:eastAsia="Arial" w:hAnsi="Arial" w:cs="Arial"/>
          <w:sz w:val="24"/>
          <w:szCs w:val="24"/>
        </w:rPr>
        <w:t xml:space="preserve"> os métodos e técnicas científicos específicos, a doutrina, a jurisprudência</w:t>
      </w:r>
      <w:r w:rsidR="0060413D">
        <w:rPr>
          <w:rFonts w:ascii="Arial" w:eastAsia="Arial" w:hAnsi="Arial" w:cs="Arial"/>
          <w:sz w:val="24"/>
          <w:szCs w:val="24"/>
        </w:rPr>
        <w:t>.</w:t>
      </w:r>
    </w:p>
    <w:p w14:paraId="59EDE3DC" w14:textId="77777777" w:rsidR="0060413D" w:rsidRDefault="0060413D" w:rsidP="00E81C66">
      <w:pPr>
        <w:tabs>
          <w:tab w:val="left" w:pos="2490"/>
        </w:tabs>
        <w:spacing w:beforeLines="24" w:before="57" w:afterLines="24" w:after="57" w:line="360" w:lineRule="auto"/>
        <w:jc w:val="both"/>
        <w:rPr>
          <w:rFonts w:ascii="Arial" w:eastAsia="Arial" w:hAnsi="Arial" w:cs="Arial"/>
          <w:sz w:val="24"/>
          <w:szCs w:val="24"/>
        </w:rPr>
      </w:pPr>
    </w:p>
    <w:p w14:paraId="68ECDACA" w14:textId="77777777" w:rsidR="00B330DF" w:rsidRDefault="00B330DF" w:rsidP="00E81C66">
      <w:pPr>
        <w:tabs>
          <w:tab w:val="left" w:pos="2490"/>
        </w:tabs>
        <w:spacing w:beforeLines="24" w:before="57" w:afterLines="24" w:after="57" w:line="360" w:lineRule="auto"/>
        <w:jc w:val="both"/>
        <w:rPr>
          <w:rFonts w:ascii="Arial" w:eastAsia="Arial" w:hAnsi="Arial" w:cs="Arial"/>
          <w:sz w:val="24"/>
          <w:szCs w:val="24"/>
        </w:rPr>
      </w:pPr>
    </w:p>
    <w:p w14:paraId="61925C89" w14:textId="77777777" w:rsidR="00B330DF" w:rsidRDefault="00B330DF" w:rsidP="00E81C66">
      <w:pPr>
        <w:tabs>
          <w:tab w:val="left" w:pos="2490"/>
        </w:tabs>
        <w:spacing w:beforeLines="24" w:before="57" w:afterLines="24" w:after="57" w:line="360" w:lineRule="auto"/>
        <w:jc w:val="both"/>
        <w:rPr>
          <w:rFonts w:ascii="Arial" w:eastAsia="Arial" w:hAnsi="Arial" w:cs="Arial"/>
          <w:sz w:val="24"/>
          <w:szCs w:val="24"/>
        </w:rPr>
      </w:pPr>
    </w:p>
    <w:p w14:paraId="46F4D5DA" w14:textId="77777777" w:rsidR="00B330DF" w:rsidRDefault="00B330DF" w:rsidP="00E81C66">
      <w:pPr>
        <w:tabs>
          <w:tab w:val="left" w:pos="2490"/>
        </w:tabs>
        <w:spacing w:beforeLines="24" w:before="57" w:afterLines="24" w:after="57" w:line="360" w:lineRule="auto"/>
        <w:jc w:val="both"/>
        <w:rPr>
          <w:rFonts w:ascii="Arial" w:eastAsia="Arial" w:hAnsi="Arial" w:cs="Arial"/>
          <w:sz w:val="24"/>
          <w:szCs w:val="24"/>
        </w:rPr>
      </w:pPr>
    </w:p>
    <w:p w14:paraId="39BCDD1E" w14:textId="77777777" w:rsidR="00B330DF" w:rsidRDefault="00B330DF" w:rsidP="00E81C66">
      <w:pPr>
        <w:tabs>
          <w:tab w:val="left" w:pos="2490"/>
        </w:tabs>
        <w:spacing w:beforeLines="24" w:before="57" w:afterLines="24" w:after="57" w:line="360" w:lineRule="auto"/>
        <w:jc w:val="both"/>
        <w:rPr>
          <w:rFonts w:ascii="Arial" w:eastAsia="Arial" w:hAnsi="Arial" w:cs="Arial"/>
          <w:sz w:val="24"/>
          <w:szCs w:val="24"/>
        </w:rPr>
      </w:pPr>
    </w:p>
    <w:p w14:paraId="05C06D79" w14:textId="77777777" w:rsidR="00B330DF" w:rsidRDefault="00B330DF" w:rsidP="00E81C66">
      <w:pPr>
        <w:tabs>
          <w:tab w:val="left" w:pos="2490"/>
        </w:tabs>
        <w:spacing w:beforeLines="24" w:before="57" w:afterLines="24" w:after="57" w:line="360" w:lineRule="auto"/>
        <w:jc w:val="both"/>
        <w:rPr>
          <w:rFonts w:ascii="Arial" w:eastAsia="Arial" w:hAnsi="Arial" w:cs="Arial"/>
          <w:sz w:val="24"/>
          <w:szCs w:val="24"/>
        </w:rPr>
      </w:pPr>
    </w:p>
    <w:p w14:paraId="164B5D12" w14:textId="77777777" w:rsidR="0060413D" w:rsidRDefault="0060413D" w:rsidP="00E81C66">
      <w:pPr>
        <w:tabs>
          <w:tab w:val="left" w:pos="2490"/>
        </w:tabs>
        <w:spacing w:beforeLines="24" w:before="57" w:afterLines="24" w:after="57" w:line="360" w:lineRule="auto"/>
        <w:jc w:val="both"/>
        <w:rPr>
          <w:rFonts w:ascii="Arial" w:eastAsia="Arial" w:hAnsi="Arial" w:cs="Arial"/>
          <w:sz w:val="24"/>
          <w:szCs w:val="24"/>
        </w:rPr>
      </w:pPr>
    </w:p>
    <w:p w14:paraId="70462CE8" w14:textId="77777777" w:rsidR="00796A6D" w:rsidRDefault="00796A6D" w:rsidP="00E81C66">
      <w:pPr>
        <w:tabs>
          <w:tab w:val="left" w:pos="2490"/>
        </w:tabs>
        <w:spacing w:beforeLines="24" w:before="57" w:afterLines="24" w:after="57" w:line="360" w:lineRule="auto"/>
        <w:jc w:val="both"/>
        <w:rPr>
          <w:rFonts w:ascii="Arial" w:eastAsia="Arial" w:hAnsi="Arial" w:cs="Arial"/>
          <w:sz w:val="24"/>
          <w:szCs w:val="24"/>
        </w:rPr>
      </w:pPr>
    </w:p>
    <w:p w14:paraId="4F35C474" w14:textId="77777777" w:rsidR="00796A6D" w:rsidRDefault="00796A6D" w:rsidP="00E81C66">
      <w:pPr>
        <w:tabs>
          <w:tab w:val="left" w:pos="2490"/>
        </w:tabs>
        <w:spacing w:beforeLines="24" w:before="57" w:afterLines="24" w:after="57" w:line="360" w:lineRule="auto"/>
        <w:jc w:val="both"/>
        <w:rPr>
          <w:rFonts w:ascii="Arial" w:eastAsia="Arial" w:hAnsi="Arial" w:cs="Arial"/>
          <w:sz w:val="24"/>
          <w:szCs w:val="24"/>
        </w:rPr>
      </w:pPr>
    </w:p>
    <w:p w14:paraId="5CBE7FDD" w14:textId="77777777" w:rsidR="00796A6D" w:rsidRDefault="00796A6D" w:rsidP="00E81C66">
      <w:pPr>
        <w:tabs>
          <w:tab w:val="left" w:pos="2490"/>
        </w:tabs>
        <w:spacing w:beforeLines="24" w:before="57" w:afterLines="24" w:after="57" w:line="360" w:lineRule="auto"/>
        <w:jc w:val="both"/>
        <w:rPr>
          <w:rFonts w:ascii="Arial" w:eastAsia="Arial" w:hAnsi="Arial" w:cs="Arial"/>
          <w:sz w:val="24"/>
          <w:szCs w:val="24"/>
        </w:rPr>
      </w:pPr>
    </w:p>
    <w:p w14:paraId="133C2671" w14:textId="77777777" w:rsidR="00796A6D" w:rsidRDefault="00796A6D" w:rsidP="00E81C66">
      <w:pPr>
        <w:tabs>
          <w:tab w:val="left" w:pos="2490"/>
        </w:tabs>
        <w:spacing w:beforeLines="24" w:before="57" w:afterLines="24" w:after="57" w:line="360" w:lineRule="auto"/>
        <w:jc w:val="both"/>
        <w:rPr>
          <w:rFonts w:ascii="Arial" w:eastAsia="Arial" w:hAnsi="Arial" w:cs="Arial"/>
          <w:sz w:val="24"/>
          <w:szCs w:val="24"/>
        </w:rPr>
      </w:pPr>
    </w:p>
    <w:p w14:paraId="059B78C6" w14:textId="77777777" w:rsidR="00796A6D" w:rsidRDefault="00796A6D" w:rsidP="00E81C66">
      <w:pPr>
        <w:tabs>
          <w:tab w:val="left" w:pos="2490"/>
        </w:tabs>
        <w:spacing w:beforeLines="24" w:before="57" w:afterLines="24" w:after="57" w:line="360" w:lineRule="auto"/>
        <w:jc w:val="both"/>
        <w:rPr>
          <w:rFonts w:ascii="Arial" w:eastAsia="Arial" w:hAnsi="Arial" w:cs="Arial"/>
          <w:sz w:val="24"/>
          <w:szCs w:val="24"/>
        </w:rPr>
      </w:pPr>
    </w:p>
    <w:p w14:paraId="6C9D681C" w14:textId="77777777" w:rsidR="00A717CE" w:rsidRDefault="00A717CE" w:rsidP="00E81C66">
      <w:pPr>
        <w:tabs>
          <w:tab w:val="left" w:pos="2490"/>
        </w:tabs>
        <w:spacing w:beforeLines="24" w:before="57" w:afterLines="24" w:after="57" w:line="360" w:lineRule="auto"/>
        <w:jc w:val="both"/>
        <w:rPr>
          <w:rFonts w:ascii="Arial" w:eastAsia="Arial" w:hAnsi="Arial" w:cs="Arial"/>
          <w:sz w:val="24"/>
          <w:szCs w:val="24"/>
        </w:rPr>
      </w:pPr>
    </w:p>
    <w:p w14:paraId="6DAFF01B" w14:textId="77777777" w:rsidR="00A717CE" w:rsidRDefault="00A717CE" w:rsidP="00E81C66">
      <w:pPr>
        <w:tabs>
          <w:tab w:val="left" w:pos="2490"/>
        </w:tabs>
        <w:spacing w:beforeLines="24" w:before="57" w:afterLines="24" w:after="57" w:line="360" w:lineRule="auto"/>
        <w:jc w:val="both"/>
        <w:rPr>
          <w:rFonts w:ascii="Arial" w:eastAsia="Arial" w:hAnsi="Arial" w:cs="Arial"/>
          <w:sz w:val="24"/>
          <w:szCs w:val="24"/>
        </w:rPr>
      </w:pPr>
    </w:p>
    <w:p w14:paraId="5E7C780C" w14:textId="77777777" w:rsidR="009634C4" w:rsidRDefault="009634C4" w:rsidP="00E81C66">
      <w:pPr>
        <w:tabs>
          <w:tab w:val="left" w:pos="2490"/>
        </w:tabs>
        <w:spacing w:beforeLines="24" w:before="57" w:afterLines="24" w:after="57" w:line="360" w:lineRule="auto"/>
        <w:jc w:val="both"/>
        <w:rPr>
          <w:rFonts w:ascii="Arial" w:eastAsia="Arial" w:hAnsi="Arial" w:cs="Arial"/>
          <w:sz w:val="24"/>
          <w:szCs w:val="24"/>
        </w:rPr>
      </w:pPr>
    </w:p>
    <w:p w14:paraId="681640D2" w14:textId="77777777" w:rsidR="009634C4" w:rsidRDefault="009634C4" w:rsidP="00E81C66">
      <w:pPr>
        <w:tabs>
          <w:tab w:val="left" w:pos="2490"/>
        </w:tabs>
        <w:spacing w:beforeLines="24" w:before="57" w:afterLines="24" w:after="57" w:line="360" w:lineRule="auto"/>
        <w:jc w:val="both"/>
        <w:rPr>
          <w:rFonts w:ascii="Arial" w:eastAsia="Arial" w:hAnsi="Arial" w:cs="Arial"/>
          <w:sz w:val="24"/>
          <w:szCs w:val="24"/>
        </w:rPr>
      </w:pPr>
    </w:p>
    <w:p w14:paraId="38C197AC" w14:textId="77777777" w:rsidR="009634C4" w:rsidRDefault="009634C4" w:rsidP="00E81C66">
      <w:pPr>
        <w:tabs>
          <w:tab w:val="left" w:pos="2490"/>
        </w:tabs>
        <w:spacing w:beforeLines="24" w:before="57" w:afterLines="24" w:after="57" w:line="360" w:lineRule="auto"/>
        <w:jc w:val="both"/>
        <w:rPr>
          <w:rFonts w:ascii="Arial" w:eastAsia="Arial" w:hAnsi="Arial" w:cs="Arial"/>
          <w:sz w:val="24"/>
          <w:szCs w:val="24"/>
        </w:rPr>
      </w:pPr>
    </w:p>
    <w:p w14:paraId="119B386B" w14:textId="77777777" w:rsidR="00A717CE" w:rsidRDefault="00A717CE" w:rsidP="00E81C66">
      <w:pPr>
        <w:tabs>
          <w:tab w:val="left" w:pos="2490"/>
        </w:tabs>
        <w:spacing w:beforeLines="24" w:before="57" w:afterLines="24" w:after="57" w:line="360" w:lineRule="auto"/>
        <w:jc w:val="both"/>
        <w:rPr>
          <w:rFonts w:ascii="Arial" w:eastAsia="Arial" w:hAnsi="Arial" w:cs="Arial"/>
          <w:sz w:val="24"/>
          <w:szCs w:val="24"/>
        </w:rPr>
      </w:pPr>
    </w:p>
    <w:p w14:paraId="3874EE7D" w14:textId="77777777" w:rsidR="00796A6D" w:rsidRDefault="00796A6D" w:rsidP="00E81C66">
      <w:pPr>
        <w:tabs>
          <w:tab w:val="left" w:pos="2490"/>
        </w:tabs>
        <w:spacing w:beforeLines="24" w:before="57" w:afterLines="24" w:after="57" w:line="360" w:lineRule="auto"/>
        <w:jc w:val="both"/>
        <w:rPr>
          <w:rFonts w:ascii="Arial" w:eastAsia="Arial" w:hAnsi="Arial" w:cs="Arial"/>
          <w:sz w:val="24"/>
          <w:szCs w:val="24"/>
        </w:rPr>
      </w:pPr>
    </w:p>
    <w:p w14:paraId="728C2560" w14:textId="7B9CBECA" w:rsidR="000327A2" w:rsidRDefault="00F10486" w:rsidP="0068691B">
      <w:pPr>
        <w:tabs>
          <w:tab w:val="left" w:pos="2490"/>
        </w:tabs>
        <w:spacing w:beforeLines="24" w:before="57" w:afterLines="24" w:after="57"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lastRenderedPageBreak/>
        <w:t>&lt;H1/&gt;</w:t>
      </w:r>
      <w:r w:rsidR="001301C1" w:rsidRPr="0068691B">
        <w:rPr>
          <w:rFonts w:ascii="Arial" w:eastAsia="Arial" w:hAnsi="Arial" w:cs="Arial"/>
          <w:b/>
          <w:color w:val="000000"/>
          <w:sz w:val="24"/>
          <w:szCs w:val="24"/>
        </w:rPr>
        <w:t>Aula 4</w:t>
      </w:r>
      <w:r w:rsidR="00734E8F" w:rsidRPr="0068691B">
        <w:rPr>
          <w:rFonts w:ascii="Arial" w:eastAsia="Arial" w:hAnsi="Arial" w:cs="Arial"/>
          <w:b/>
          <w:color w:val="000000"/>
          <w:sz w:val="24"/>
          <w:szCs w:val="24"/>
        </w:rPr>
        <w:t xml:space="preserve"> </w:t>
      </w:r>
      <w:r w:rsidR="00D76D8C">
        <w:rPr>
          <w:rFonts w:ascii="Arial" w:eastAsia="Arial" w:hAnsi="Arial" w:cs="Arial"/>
          <w:b/>
          <w:color w:val="000000"/>
          <w:sz w:val="24"/>
          <w:szCs w:val="24"/>
        </w:rPr>
        <w:t>–</w:t>
      </w:r>
      <w:r w:rsidR="00D76D8C" w:rsidRPr="0068691B">
        <w:rPr>
          <w:rFonts w:ascii="Arial" w:eastAsia="Arial" w:hAnsi="Arial" w:cs="Arial"/>
          <w:b/>
          <w:color w:val="000000"/>
          <w:sz w:val="24"/>
          <w:szCs w:val="24"/>
        </w:rPr>
        <w:t xml:space="preserve"> </w:t>
      </w:r>
      <w:r w:rsidR="001301C1" w:rsidRPr="0068691B">
        <w:rPr>
          <w:rFonts w:ascii="Arial" w:eastAsia="Arial" w:hAnsi="Arial" w:cs="Arial"/>
          <w:b/>
          <w:color w:val="000000"/>
          <w:sz w:val="24"/>
          <w:szCs w:val="24"/>
        </w:rPr>
        <w:t xml:space="preserve">Plano </w:t>
      </w:r>
      <w:r w:rsidR="0041521B">
        <w:rPr>
          <w:rFonts w:ascii="Arial" w:eastAsia="Arial" w:hAnsi="Arial" w:cs="Arial"/>
          <w:b/>
          <w:color w:val="000000"/>
          <w:sz w:val="24"/>
          <w:szCs w:val="24"/>
        </w:rPr>
        <w:t>o</w:t>
      </w:r>
      <w:r w:rsidR="001301C1" w:rsidRPr="0068691B">
        <w:rPr>
          <w:rFonts w:ascii="Arial" w:eastAsia="Arial" w:hAnsi="Arial" w:cs="Arial"/>
          <w:b/>
          <w:color w:val="000000"/>
          <w:sz w:val="24"/>
          <w:szCs w:val="24"/>
        </w:rPr>
        <w:t>peracional da investigação de estupro</w:t>
      </w:r>
      <w:r w:rsidR="00D76D8C">
        <w:rPr>
          <w:rFonts w:ascii="Arial" w:eastAsia="Arial" w:hAnsi="Arial" w:cs="Arial"/>
          <w:b/>
          <w:color w:val="000000"/>
          <w:sz w:val="24"/>
          <w:szCs w:val="24"/>
        </w:rPr>
        <w:t>:</w:t>
      </w:r>
      <w:r w:rsidR="001301C1" w:rsidRPr="0068691B">
        <w:rPr>
          <w:rFonts w:ascii="Arial" w:eastAsia="Arial" w:hAnsi="Arial" w:cs="Arial"/>
          <w:b/>
          <w:color w:val="000000"/>
          <w:sz w:val="24"/>
          <w:szCs w:val="24"/>
        </w:rPr>
        <w:t xml:space="preserve"> </w:t>
      </w:r>
      <w:r w:rsidR="00560ED2">
        <w:rPr>
          <w:rFonts w:ascii="Arial" w:eastAsia="Arial" w:hAnsi="Arial" w:cs="Arial"/>
          <w:b/>
          <w:color w:val="000000"/>
          <w:sz w:val="24"/>
          <w:szCs w:val="24"/>
        </w:rPr>
        <w:t>m</w:t>
      </w:r>
      <w:r w:rsidR="001301C1" w:rsidRPr="0068691B">
        <w:rPr>
          <w:rFonts w:ascii="Arial" w:eastAsia="Arial" w:hAnsi="Arial" w:cs="Arial"/>
          <w:b/>
          <w:color w:val="000000"/>
          <w:sz w:val="24"/>
          <w:szCs w:val="24"/>
        </w:rPr>
        <w:t xml:space="preserve">atriz de </w:t>
      </w:r>
      <w:r w:rsidR="0041521B">
        <w:rPr>
          <w:rFonts w:ascii="Arial" w:eastAsia="Arial" w:hAnsi="Arial" w:cs="Arial"/>
          <w:b/>
          <w:color w:val="000000"/>
          <w:sz w:val="24"/>
          <w:szCs w:val="24"/>
        </w:rPr>
        <w:t>p</w:t>
      </w:r>
      <w:r w:rsidR="001301C1" w:rsidRPr="0068691B">
        <w:rPr>
          <w:rFonts w:ascii="Arial" w:eastAsia="Arial" w:hAnsi="Arial" w:cs="Arial"/>
          <w:b/>
          <w:color w:val="000000"/>
          <w:sz w:val="24"/>
          <w:szCs w:val="24"/>
        </w:rPr>
        <w:t>lanejamento</w:t>
      </w:r>
      <w:r>
        <w:rPr>
          <w:rFonts w:ascii="Arial" w:eastAsia="Arial" w:hAnsi="Arial" w:cs="Arial"/>
          <w:b/>
          <w:sz w:val="24"/>
          <w:szCs w:val="24"/>
          <w:shd w:val="clear" w:color="auto" w:fill="4A86E8"/>
        </w:rPr>
        <w:t xml:space="preserve"> &lt;H1&gt;</w:t>
      </w:r>
    </w:p>
    <w:p w14:paraId="1549805F" w14:textId="77777777" w:rsidR="00F10486" w:rsidRPr="0068691B" w:rsidRDefault="00F10486" w:rsidP="0068691B">
      <w:pPr>
        <w:tabs>
          <w:tab w:val="left" w:pos="2490"/>
        </w:tabs>
        <w:spacing w:beforeLines="24" w:before="57" w:afterLines="24" w:after="57" w:line="360" w:lineRule="auto"/>
        <w:jc w:val="both"/>
        <w:rPr>
          <w:rFonts w:ascii="Arial" w:hAnsi="Arial" w:cs="Arial"/>
          <w:sz w:val="24"/>
          <w:szCs w:val="24"/>
        </w:rPr>
      </w:pPr>
    </w:p>
    <w:p w14:paraId="0398BBA3" w14:textId="77777777" w:rsidR="00F10486"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 xml:space="preserve"> </w:t>
      </w:r>
      <w:r>
        <w:rPr>
          <w:rFonts w:ascii="Arial" w:eastAsia="Times New Roman" w:hAnsi="Arial" w:cs="Arial"/>
          <w:b/>
          <w:sz w:val="24"/>
          <w:szCs w:val="24"/>
        </w:rPr>
        <w:t>Contextualizando...</w:t>
      </w:r>
      <w:r>
        <w:rPr>
          <w:rFonts w:ascii="Arial" w:eastAsia="Arial" w:hAnsi="Arial" w:cs="Arial"/>
          <w:b/>
          <w:sz w:val="24"/>
          <w:szCs w:val="24"/>
          <w:shd w:val="clear" w:color="auto" w:fill="4A86E8"/>
        </w:rPr>
        <w:t xml:space="preserve"> &lt;H2/&gt;</w:t>
      </w:r>
    </w:p>
    <w:p w14:paraId="6946314E" w14:textId="77777777" w:rsidR="00470091" w:rsidRPr="009372E1" w:rsidRDefault="00470091"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p>
    <w:p w14:paraId="036B7EEB" w14:textId="3405FA51" w:rsidR="000327A2" w:rsidRDefault="00470091"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Após a definição da</w:t>
      </w:r>
      <w:r w:rsidR="001301C1" w:rsidRPr="0068691B">
        <w:rPr>
          <w:rFonts w:ascii="Arial" w:eastAsia="Arial" w:hAnsi="Arial" w:cs="Arial"/>
          <w:color w:val="000000"/>
          <w:sz w:val="24"/>
          <w:szCs w:val="24"/>
        </w:rPr>
        <w:t xml:space="preserve"> tipo</w:t>
      </w:r>
      <w:r>
        <w:rPr>
          <w:rFonts w:ascii="Arial" w:eastAsia="Arial" w:hAnsi="Arial" w:cs="Arial"/>
          <w:color w:val="000000"/>
          <w:sz w:val="24"/>
          <w:szCs w:val="24"/>
        </w:rPr>
        <w:t>logia</w:t>
      </w:r>
      <w:r w:rsidR="001301C1" w:rsidRPr="0068691B">
        <w:rPr>
          <w:rFonts w:ascii="Arial" w:eastAsia="Arial" w:hAnsi="Arial" w:cs="Arial"/>
          <w:color w:val="000000"/>
          <w:sz w:val="24"/>
          <w:szCs w:val="24"/>
        </w:rPr>
        <w:t xml:space="preserve"> d</w:t>
      </w:r>
      <w:r>
        <w:rPr>
          <w:rFonts w:ascii="Arial" w:eastAsia="Arial" w:hAnsi="Arial" w:cs="Arial"/>
          <w:color w:val="000000"/>
          <w:sz w:val="24"/>
          <w:szCs w:val="24"/>
        </w:rPr>
        <w:t>o</w:t>
      </w:r>
      <w:r w:rsidR="001301C1" w:rsidRPr="0068691B">
        <w:rPr>
          <w:rFonts w:ascii="Arial" w:eastAsia="Arial" w:hAnsi="Arial" w:cs="Arial"/>
          <w:color w:val="000000"/>
          <w:sz w:val="24"/>
          <w:szCs w:val="24"/>
        </w:rPr>
        <w:t xml:space="preserve"> crime a ser </w:t>
      </w:r>
      <w:r w:rsidR="00485496" w:rsidRPr="0068691B">
        <w:rPr>
          <w:rFonts w:ascii="Arial" w:eastAsia="Arial" w:hAnsi="Arial" w:cs="Arial"/>
          <w:color w:val="000000"/>
          <w:sz w:val="24"/>
          <w:szCs w:val="24"/>
        </w:rPr>
        <w:t>apurado e</w:t>
      </w:r>
      <w:r w:rsidR="001301C1" w:rsidRPr="0068691B">
        <w:rPr>
          <w:rFonts w:ascii="Arial" w:eastAsia="Arial" w:hAnsi="Arial" w:cs="Arial"/>
          <w:color w:val="000000"/>
          <w:sz w:val="24"/>
          <w:szCs w:val="24"/>
        </w:rPr>
        <w:t xml:space="preserve"> </w:t>
      </w:r>
      <w:r>
        <w:rPr>
          <w:rFonts w:ascii="Arial" w:eastAsia="Arial" w:hAnsi="Arial" w:cs="Arial"/>
          <w:color w:val="000000"/>
          <w:sz w:val="24"/>
          <w:szCs w:val="24"/>
        </w:rPr>
        <w:t xml:space="preserve">da </w:t>
      </w:r>
      <w:r w:rsidR="001301C1" w:rsidRPr="0068691B">
        <w:rPr>
          <w:rFonts w:ascii="Arial" w:eastAsia="Arial" w:hAnsi="Arial" w:cs="Arial"/>
          <w:color w:val="000000"/>
          <w:sz w:val="24"/>
          <w:szCs w:val="24"/>
        </w:rPr>
        <w:t xml:space="preserve">especificação dos critérios de investigação, a equipe deve partir para o planejamento das ações investigatórias. </w:t>
      </w:r>
      <w:r>
        <w:rPr>
          <w:rFonts w:ascii="Arial" w:eastAsia="Arial" w:hAnsi="Arial" w:cs="Arial"/>
          <w:color w:val="000000"/>
          <w:sz w:val="24"/>
          <w:szCs w:val="24"/>
        </w:rPr>
        <w:t>Em boa parte, a</w:t>
      </w:r>
      <w:r w:rsidR="001301C1" w:rsidRPr="0068691B">
        <w:rPr>
          <w:rFonts w:ascii="Arial" w:eastAsia="Arial" w:hAnsi="Arial" w:cs="Arial"/>
          <w:color w:val="000000"/>
          <w:sz w:val="24"/>
          <w:szCs w:val="24"/>
        </w:rPr>
        <w:t xml:space="preserve"> objetividade, </w:t>
      </w:r>
      <w:r w:rsidR="00485496" w:rsidRPr="0068691B">
        <w:rPr>
          <w:rFonts w:ascii="Arial" w:eastAsia="Arial" w:hAnsi="Arial" w:cs="Arial"/>
          <w:color w:val="000000"/>
          <w:sz w:val="24"/>
          <w:szCs w:val="24"/>
        </w:rPr>
        <w:t>economicidade,</w:t>
      </w:r>
      <w:r w:rsidR="001301C1" w:rsidRPr="0068691B">
        <w:rPr>
          <w:rFonts w:ascii="Arial" w:eastAsia="Arial" w:hAnsi="Arial" w:cs="Arial"/>
          <w:color w:val="000000"/>
          <w:sz w:val="24"/>
          <w:szCs w:val="24"/>
        </w:rPr>
        <w:t xml:space="preserve"> eficiência</w:t>
      </w:r>
      <w:r w:rsidR="00485496" w:rsidRPr="0068691B">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eficácia</w:t>
      </w:r>
      <w:r w:rsidR="00485496" w:rsidRPr="0068691B">
        <w:rPr>
          <w:rFonts w:ascii="Arial" w:eastAsia="Arial" w:hAnsi="Arial" w:cs="Arial"/>
          <w:color w:val="000000"/>
          <w:sz w:val="24"/>
          <w:szCs w:val="24"/>
        </w:rPr>
        <w:t xml:space="preserve"> e efetividade</w:t>
      </w:r>
      <w:r w:rsidR="001301C1" w:rsidRPr="0068691B">
        <w:rPr>
          <w:rFonts w:ascii="Arial" w:eastAsia="Arial" w:hAnsi="Arial" w:cs="Arial"/>
          <w:color w:val="000000"/>
          <w:sz w:val="24"/>
          <w:szCs w:val="24"/>
        </w:rPr>
        <w:t xml:space="preserve"> da investigação de estupro dependem</w:t>
      </w:r>
      <w:r>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da dedicação da equipe ao planejamento da investigação. </w:t>
      </w:r>
    </w:p>
    <w:p w14:paraId="2597E830" w14:textId="61EC9F14" w:rsidR="000327A2" w:rsidRDefault="001301C1" w:rsidP="0068691B">
      <w:pPr>
        <w:spacing w:beforeLines="24" w:before="57" w:afterLines="24" w:after="57" w:line="360" w:lineRule="auto"/>
        <w:jc w:val="both"/>
        <w:rPr>
          <w:rFonts w:ascii="Arial" w:eastAsia="Arial" w:hAnsi="Arial" w:cs="Arial"/>
          <w:color w:val="000000"/>
          <w:sz w:val="24"/>
          <w:szCs w:val="24"/>
        </w:rPr>
      </w:pPr>
      <w:bookmarkStart w:id="28" w:name="_Hlk504519312"/>
      <w:r w:rsidRPr="0068691B">
        <w:rPr>
          <w:rFonts w:ascii="Arial" w:eastAsia="Arial" w:hAnsi="Arial" w:cs="Arial"/>
          <w:color w:val="000000"/>
          <w:sz w:val="24"/>
          <w:szCs w:val="24"/>
        </w:rPr>
        <w:t>O planejamento operacional da investigação de estupro é materializado em planos operacionais cujo grau de detalhamento de</w:t>
      </w:r>
      <w:r w:rsidR="00470091">
        <w:rPr>
          <w:rFonts w:ascii="Arial" w:eastAsia="Arial" w:hAnsi="Arial" w:cs="Arial"/>
          <w:color w:val="000000"/>
          <w:sz w:val="24"/>
          <w:szCs w:val="24"/>
        </w:rPr>
        <w:t>corre</w:t>
      </w:r>
      <w:r w:rsidRPr="0068691B">
        <w:rPr>
          <w:rFonts w:ascii="Arial" w:eastAsia="Arial" w:hAnsi="Arial" w:cs="Arial"/>
          <w:color w:val="000000"/>
          <w:sz w:val="24"/>
          <w:szCs w:val="24"/>
        </w:rPr>
        <w:t xml:space="preserve"> das necessidades específicas do procedimento. </w:t>
      </w:r>
      <w:r w:rsidR="00CA3374">
        <w:rPr>
          <w:rFonts w:ascii="Arial" w:eastAsia="Arial" w:hAnsi="Arial" w:cs="Arial"/>
          <w:color w:val="000000"/>
          <w:sz w:val="24"/>
          <w:szCs w:val="24"/>
        </w:rPr>
        <w:t>P</w:t>
      </w:r>
      <w:r w:rsidR="00720FB1">
        <w:rPr>
          <w:rFonts w:ascii="Arial" w:eastAsia="Arial" w:hAnsi="Arial" w:cs="Arial"/>
          <w:color w:val="000000"/>
          <w:sz w:val="24"/>
          <w:szCs w:val="24"/>
        </w:rPr>
        <w:t>elo planejamento,</w:t>
      </w:r>
      <w:r w:rsidRPr="0068691B">
        <w:rPr>
          <w:rFonts w:ascii="Arial" w:eastAsia="Arial" w:hAnsi="Arial" w:cs="Arial"/>
          <w:color w:val="000000"/>
          <w:sz w:val="24"/>
          <w:szCs w:val="24"/>
        </w:rPr>
        <w:t xml:space="preserve"> os investigadores </w:t>
      </w:r>
      <w:r w:rsidR="00CA3374">
        <w:rPr>
          <w:rFonts w:ascii="Arial" w:eastAsia="Arial" w:hAnsi="Arial" w:cs="Arial"/>
          <w:color w:val="000000"/>
          <w:sz w:val="24"/>
          <w:szCs w:val="24"/>
        </w:rPr>
        <w:t xml:space="preserve">poderão </w:t>
      </w:r>
      <w:r w:rsidRPr="0068691B">
        <w:rPr>
          <w:rFonts w:ascii="Arial" w:eastAsia="Arial" w:hAnsi="Arial" w:cs="Arial"/>
          <w:color w:val="000000"/>
          <w:sz w:val="24"/>
          <w:szCs w:val="24"/>
        </w:rPr>
        <w:t>desenvol</w:t>
      </w:r>
      <w:r w:rsidR="00CA3374">
        <w:rPr>
          <w:rFonts w:ascii="Arial" w:eastAsia="Arial" w:hAnsi="Arial" w:cs="Arial"/>
          <w:color w:val="000000"/>
          <w:sz w:val="24"/>
          <w:szCs w:val="24"/>
        </w:rPr>
        <w:t>ver</w:t>
      </w:r>
      <w:r w:rsidRPr="0068691B">
        <w:rPr>
          <w:rFonts w:ascii="Arial" w:eastAsia="Arial" w:hAnsi="Arial" w:cs="Arial"/>
          <w:color w:val="000000"/>
          <w:sz w:val="24"/>
          <w:szCs w:val="24"/>
        </w:rPr>
        <w:t xml:space="preserve"> suas atividades de acordo com o que é necessário para a busca eficaz de evidências de provas.</w:t>
      </w:r>
    </w:p>
    <w:bookmarkEnd w:id="28"/>
    <w:p w14:paraId="2A052534" w14:textId="229542BE"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Uma técnica prática de planejar a investigação criminal é a matriz de planejamento</w:t>
      </w:r>
      <w:r w:rsidR="00720FB1">
        <w:rPr>
          <w:rFonts w:ascii="Arial" w:eastAsia="Arial" w:hAnsi="Arial" w:cs="Arial"/>
          <w:color w:val="000000"/>
          <w:sz w:val="24"/>
          <w:szCs w:val="24"/>
        </w:rPr>
        <w:t xml:space="preserve">, onde as informações relevantes são apresentadas resumidamente. </w:t>
      </w:r>
      <w:r w:rsidR="00CA3374">
        <w:rPr>
          <w:rFonts w:ascii="Arial" w:eastAsia="Arial" w:hAnsi="Arial" w:cs="Arial"/>
          <w:color w:val="000000"/>
          <w:sz w:val="24"/>
          <w:szCs w:val="24"/>
        </w:rPr>
        <w:t>A partir desta aula, vamos conhecer melhor este modelo de planejamento.</w:t>
      </w:r>
    </w:p>
    <w:p w14:paraId="22710F10"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665BA41D" w14:textId="1EDAAEC3" w:rsidR="000327A2" w:rsidRPr="00F10486"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sidR="001301C1" w:rsidRPr="0068691B">
        <w:rPr>
          <w:rFonts w:ascii="Arial" w:eastAsia="Arial" w:hAnsi="Arial" w:cs="Arial"/>
          <w:b/>
          <w:bCs/>
          <w:color w:val="000000"/>
          <w:sz w:val="24"/>
          <w:szCs w:val="24"/>
        </w:rPr>
        <w:t xml:space="preserve">Modelo de </w:t>
      </w:r>
      <w:r>
        <w:rPr>
          <w:rFonts w:ascii="Arial" w:eastAsia="Arial" w:hAnsi="Arial" w:cs="Arial"/>
          <w:b/>
          <w:bCs/>
          <w:color w:val="000000"/>
          <w:sz w:val="24"/>
          <w:szCs w:val="24"/>
        </w:rPr>
        <w:t>m</w:t>
      </w:r>
      <w:r w:rsidR="001301C1" w:rsidRPr="0068691B">
        <w:rPr>
          <w:rFonts w:ascii="Arial" w:eastAsia="Arial" w:hAnsi="Arial" w:cs="Arial"/>
          <w:b/>
          <w:bCs/>
          <w:color w:val="000000"/>
          <w:sz w:val="24"/>
          <w:szCs w:val="24"/>
        </w:rPr>
        <w:t xml:space="preserve">atriz de </w:t>
      </w:r>
      <w:r>
        <w:rPr>
          <w:rFonts w:ascii="Arial" w:eastAsia="Arial" w:hAnsi="Arial" w:cs="Arial"/>
          <w:b/>
          <w:bCs/>
          <w:color w:val="000000"/>
          <w:sz w:val="24"/>
          <w:szCs w:val="24"/>
        </w:rPr>
        <w:t>p</w:t>
      </w:r>
      <w:r w:rsidR="001301C1" w:rsidRPr="0068691B">
        <w:rPr>
          <w:rFonts w:ascii="Arial" w:eastAsia="Arial" w:hAnsi="Arial" w:cs="Arial"/>
          <w:b/>
          <w:bCs/>
          <w:color w:val="000000"/>
          <w:sz w:val="24"/>
          <w:szCs w:val="24"/>
        </w:rPr>
        <w:t>lanejamento</w:t>
      </w:r>
      <w:r>
        <w:rPr>
          <w:rFonts w:ascii="Arial" w:eastAsia="Arial" w:hAnsi="Arial" w:cs="Arial"/>
          <w:b/>
          <w:sz w:val="24"/>
          <w:szCs w:val="24"/>
          <w:shd w:val="clear" w:color="auto" w:fill="4A86E8"/>
        </w:rPr>
        <w:t>&lt;H2/&gt;</w:t>
      </w:r>
    </w:p>
    <w:p w14:paraId="64B3DB6D"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62F5DE34" w14:textId="4750564D" w:rsidR="000327A2" w:rsidRPr="0068691B" w:rsidRDefault="001301C1" w:rsidP="0068691B">
      <w:pPr>
        <w:spacing w:beforeLines="24" w:before="57" w:afterLines="24" w:after="57" w:line="360" w:lineRule="auto"/>
        <w:jc w:val="both"/>
        <w:rPr>
          <w:rFonts w:ascii="Arial" w:hAnsi="Arial" w:cs="Arial"/>
          <w:sz w:val="24"/>
          <w:szCs w:val="24"/>
        </w:rPr>
      </w:pPr>
      <w:bookmarkStart w:id="29" w:name="_Hlk504545289"/>
      <w:r w:rsidRPr="0068691B">
        <w:rPr>
          <w:rFonts w:ascii="Arial" w:eastAsia="Arial" w:hAnsi="Arial" w:cs="Arial"/>
          <w:color w:val="000000"/>
          <w:sz w:val="24"/>
          <w:szCs w:val="24"/>
        </w:rPr>
        <w:t xml:space="preserve">A </w:t>
      </w:r>
      <w:r w:rsidRPr="00E81C66">
        <w:rPr>
          <w:rFonts w:ascii="Arial" w:eastAsia="Arial" w:hAnsi="Arial" w:cs="Arial"/>
          <w:bCs/>
          <w:color w:val="000000"/>
          <w:sz w:val="24"/>
          <w:szCs w:val="24"/>
        </w:rPr>
        <w:t>matriz de planejamento</w:t>
      </w:r>
      <w:r w:rsidRPr="0068691B">
        <w:rPr>
          <w:rFonts w:ascii="Arial" w:eastAsia="Arial" w:hAnsi="Arial" w:cs="Arial"/>
          <w:color w:val="000000"/>
          <w:sz w:val="24"/>
          <w:szCs w:val="24"/>
        </w:rPr>
        <w:t xml:space="preserve"> auxilia na elaboração conceitual da investigação e orienta a equipe na execução dos trabalhos. </w:t>
      </w:r>
      <w:r w:rsidR="00CA3374">
        <w:rPr>
          <w:rFonts w:ascii="Arial" w:eastAsia="Arial" w:hAnsi="Arial" w:cs="Arial"/>
          <w:color w:val="000000"/>
          <w:sz w:val="24"/>
          <w:szCs w:val="24"/>
        </w:rPr>
        <w:t>Ela t</w:t>
      </w:r>
      <w:r w:rsidRPr="0068691B">
        <w:rPr>
          <w:rFonts w:ascii="Arial" w:eastAsia="Arial" w:hAnsi="Arial" w:cs="Arial"/>
          <w:color w:val="000000"/>
          <w:sz w:val="24"/>
          <w:szCs w:val="24"/>
        </w:rPr>
        <w:t>orna a investigação mais sistemática</w:t>
      </w:r>
      <w:r w:rsidR="00CA3374">
        <w:rPr>
          <w:rFonts w:ascii="Arial" w:eastAsia="Arial" w:hAnsi="Arial" w:cs="Arial"/>
          <w:color w:val="000000"/>
          <w:sz w:val="24"/>
          <w:szCs w:val="24"/>
        </w:rPr>
        <w:t xml:space="preserve"> e</w:t>
      </w:r>
      <w:r w:rsidRPr="0068691B">
        <w:rPr>
          <w:rFonts w:ascii="Arial" w:eastAsia="Arial" w:hAnsi="Arial" w:cs="Arial"/>
          <w:color w:val="000000"/>
          <w:sz w:val="24"/>
          <w:szCs w:val="24"/>
        </w:rPr>
        <w:t xml:space="preserve"> facilita sua gestão e a comunicação sobre a metodologia aplicada, bem como </w:t>
      </w:r>
      <w:r w:rsidR="00B850F7" w:rsidRPr="0068691B">
        <w:rPr>
          <w:rFonts w:ascii="Arial" w:eastAsia="Arial" w:hAnsi="Arial" w:cs="Arial"/>
          <w:color w:val="000000"/>
          <w:sz w:val="24"/>
          <w:szCs w:val="24"/>
        </w:rPr>
        <w:t xml:space="preserve">o acompanhamento </w:t>
      </w:r>
      <w:r w:rsidRPr="0068691B">
        <w:rPr>
          <w:rFonts w:ascii="Arial" w:eastAsia="Arial" w:hAnsi="Arial" w:cs="Arial"/>
          <w:color w:val="000000"/>
          <w:sz w:val="24"/>
          <w:szCs w:val="24"/>
        </w:rPr>
        <w:t>das atividades de campo.</w:t>
      </w:r>
    </w:p>
    <w:bookmarkEnd w:id="29"/>
    <w:p w14:paraId="608F2473" w14:textId="36E524C8" w:rsidR="000327A2" w:rsidRDefault="00F16BBC"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V</w:t>
      </w:r>
      <w:r w:rsidR="00EB5261" w:rsidRPr="0068691B">
        <w:rPr>
          <w:rFonts w:ascii="Arial" w:eastAsia="Arial" w:hAnsi="Arial" w:cs="Arial"/>
          <w:color w:val="000000"/>
          <w:sz w:val="24"/>
          <w:szCs w:val="24"/>
        </w:rPr>
        <w:t>eja</w:t>
      </w:r>
      <w:r w:rsidR="00A43266">
        <w:rPr>
          <w:rFonts w:ascii="Arial" w:eastAsia="Arial" w:hAnsi="Arial" w:cs="Arial"/>
          <w:color w:val="000000"/>
          <w:sz w:val="24"/>
          <w:szCs w:val="24"/>
        </w:rPr>
        <w:t>mos</w:t>
      </w:r>
      <w:r w:rsidR="00EB5261" w:rsidRPr="0068691B">
        <w:rPr>
          <w:rFonts w:ascii="Arial" w:eastAsia="Arial" w:hAnsi="Arial" w:cs="Arial"/>
          <w:color w:val="000000"/>
          <w:sz w:val="24"/>
          <w:szCs w:val="24"/>
        </w:rPr>
        <w:t xml:space="preserve"> o m</w:t>
      </w:r>
      <w:r w:rsidR="00A43266">
        <w:rPr>
          <w:rFonts w:ascii="Arial" w:eastAsia="Arial" w:hAnsi="Arial" w:cs="Arial"/>
          <w:color w:val="000000"/>
          <w:sz w:val="24"/>
          <w:szCs w:val="24"/>
        </w:rPr>
        <w:t>odelo da matriz de planejamento a seguir.</w:t>
      </w:r>
    </w:p>
    <w:p w14:paraId="11C106CF" w14:textId="77777777" w:rsidR="00A43266" w:rsidRDefault="00A43266" w:rsidP="0068691B">
      <w:pPr>
        <w:spacing w:beforeLines="24" w:before="57" w:afterLines="24" w:after="57" w:line="360" w:lineRule="auto"/>
        <w:jc w:val="both"/>
        <w:rPr>
          <w:rFonts w:ascii="Arial" w:eastAsia="Arial" w:hAnsi="Arial" w:cs="Arial"/>
          <w:color w:val="FF0000"/>
          <w:sz w:val="24"/>
          <w:szCs w:val="24"/>
        </w:rPr>
      </w:pPr>
    </w:p>
    <w:tbl>
      <w:tblPr>
        <w:tblStyle w:val="Tabelacomgrade"/>
        <w:tblW w:w="8921" w:type="dxa"/>
        <w:tblLook w:val="04A0" w:firstRow="1" w:lastRow="0" w:firstColumn="1" w:lastColumn="0" w:noHBand="0" w:noVBand="1"/>
      </w:tblPr>
      <w:tblGrid>
        <w:gridCol w:w="1177"/>
        <w:gridCol w:w="1210"/>
        <w:gridCol w:w="1127"/>
        <w:gridCol w:w="1380"/>
        <w:gridCol w:w="1380"/>
        <w:gridCol w:w="1228"/>
        <w:gridCol w:w="1419"/>
      </w:tblGrid>
      <w:tr w:rsidR="00A43266" w:rsidRPr="00AB319A" w14:paraId="4CF46817" w14:textId="77777777" w:rsidTr="00A43266">
        <w:trPr>
          <w:trHeight w:val="1032"/>
        </w:trPr>
        <w:tc>
          <w:tcPr>
            <w:tcW w:w="1658" w:type="dxa"/>
            <w:shd w:val="clear" w:color="auto" w:fill="8496B0" w:themeFill="text2" w:themeFillTint="99"/>
          </w:tcPr>
          <w:p w14:paraId="154C2B39" w14:textId="77777777" w:rsidR="00D76D8C" w:rsidRDefault="00A43266" w:rsidP="00A43266">
            <w:pPr>
              <w:rPr>
                <w:rFonts w:ascii="Arial" w:hAnsi="Arial" w:cs="Arial"/>
                <w:b/>
                <w:sz w:val="18"/>
                <w:szCs w:val="24"/>
              </w:rPr>
            </w:pPr>
            <w:commentRangeStart w:id="30"/>
            <w:r w:rsidRPr="00A43266">
              <w:rPr>
                <w:rFonts w:ascii="Arial" w:hAnsi="Arial" w:cs="Arial"/>
                <w:b/>
                <w:sz w:val="18"/>
                <w:szCs w:val="24"/>
              </w:rPr>
              <w:t>Questão/</w:t>
            </w:r>
          </w:p>
          <w:p w14:paraId="47252FE0" w14:textId="2622F802" w:rsidR="00A43266" w:rsidRPr="00A43266" w:rsidRDefault="00A43266" w:rsidP="00A43266">
            <w:pPr>
              <w:rPr>
                <w:rFonts w:ascii="Arial" w:hAnsi="Arial" w:cs="Arial"/>
                <w:b/>
                <w:sz w:val="18"/>
                <w:szCs w:val="24"/>
              </w:rPr>
            </w:pPr>
            <w:r w:rsidRPr="00A43266">
              <w:rPr>
                <w:rFonts w:ascii="Arial" w:hAnsi="Arial" w:cs="Arial"/>
                <w:b/>
                <w:sz w:val="18"/>
                <w:szCs w:val="24"/>
              </w:rPr>
              <w:t>subquestão de investigação</w:t>
            </w:r>
          </w:p>
        </w:tc>
        <w:tc>
          <w:tcPr>
            <w:tcW w:w="1162" w:type="dxa"/>
            <w:shd w:val="clear" w:color="auto" w:fill="8496B0" w:themeFill="text2" w:themeFillTint="99"/>
          </w:tcPr>
          <w:p w14:paraId="78AA6CFA" w14:textId="77777777" w:rsidR="00A43266" w:rsidRPr="00A43266" w:rsidRDefault="00A43266" w:rsidP="00A43266">
            <w:pPr>
              <w:jc w:val="center"/>
              <w:rPr>
                <w:rFonts w:ascii="Arial" w:hAnsi="Arial" w:cs="Arial"/>
                <w:b/>
                <w:sz w:val="18"/>
                <w:szCs w:val="24"/>
              </w:rPr>
            </w:pPr>
            <w:r w:rsidRPr="00A43266">
              <w:rPr>
                <w:rFonts w:ascii="Arial" w:hAnsi="Arial" w:cs="Arial"/>
                <w:b/>
                <w:sz w:val="18"/>
                <w:szCs w:val="24"/>
              </w:rPr>
              <w:t>Informações requeridas</w:t>
            </w:r>
          </w:p>
        </w:tc>
        <w:tc>
          <w:tcPr>
            <w:tcW w:w="1084" w:type="dxa"/>
            <w:shd w:val="clear" w:color="auto" w:fill="8496B0" w:themeFill="text2" w:themeFillTint="99"/>
          </w:tcPr>
          <w:p w14:paraId="3D23B366" w14:textId="77777777" w:rsidR="00A43266" w:rsidRPr="00A43266" w:rsidRDefault="00A43266" w:rsidP="00A43266">
            <w:pPr>
              <w:jc w:val="center"/>
              <w:rPr>
                <w:rFonts w:ascii="Arial" w:hAnsi="Arial" w:cs="Arial"/>
                <w:b/>
                <w:sz w:val="18"/>
                <w:szCs w:val="24"/>
              </w:rPr>
            </w:pPr>
            <w:r w:rsidRPr="00A43266">
              <w:rPr>
                <w:rFonts w:ascii="Arial" w:hAnsi="Arial" w:cs="Arial"/>
                <w:b/>
                <w:sz w:val="18"/>
                <w:szCs w:val="24"/>
              </w:rPr>
              <w:t>Fontes de informações</w:t>
            </w:r>
          </w:p>
        </w:tc>
        <w:tc>
          <w:tcPr>
            <w:tcW w:w="1324" w:type="dxa"/>
            <w:shd w:val="clear" w:color="auto" w:fill="8496B0" w:themeFill="text2" w:themeFillTint="99"/>
          </w:tcPr>
          <w:p w14:paraId="1DA61E35" w14:textId="77777777" w:rsidR="00A43266" w:rsidRPr="00A43266" w:rsidRDefault="00A43266" w:rsidP="00A43266">
            <w:pPr>
              <w:jc w:val="center"/>
              <w:rPr>
                <w:rFonts w:ascii="Arial" w:hAnsi="Arial" w:cs="Arial"/>
                <w:b/>
                <w:sz w:val="18"/>
                <w:szCs w:val="24"/>
              </w:rPr>
            </w:pPr>
            <w:r w:rsidRPr="00A43266">
              <w:rPr>
                <w:rFonts w:ascii="Arial" w:hAnsi="Arial" w:cs="Arial"/>
                <w:b/>
                <w:sz w:val="18"/>
                <w:szCs w:val="24"/>
              </w:rPr>
              <w:t>Procedimentos de coleta de dados</w:t>
            </w:r>
          </w:p>
        </w:tc>
        <w:tc>
          <w:tcPr>
            <w:tcW w:w="1324" w:type="dxa"/>
            <w:shd w:val="clear" w:color="auto" w:fill="8496B0" w:themeFill="text2" w:themeFillTint="99"/>
          </w:tcPr>
          <w:p w14:paraId="08E19C0B" w14:textId="77777777" w:rsidR="00A43266" w:rsidRPr="00A43266" w:rsidRDefault="00A43266" w:rsidP="00A43266">
            <w:pPr>
              <w:jc w:val="center"/>
              <w:rPr>
                <w:rFonts w:ascii="Arial" w:hAnsi="Arial" w:cs="Arial"/>
                <w:b/>
                <w:sz w:val="18"/>
                <w:szCs w:val="24"/>
              </w:rPr>
            </w:pPr>
            <w:r w:rsidRPr="00A43266">
              <w:rPr>
                <w:rFonts w:ascii="Arial" w:hAnsi="Arial" w:cs="Arial"/>
                <w:b/>
                <w:sz w:val="18"/>
                <w:szCs w:val="24"/>
              </w:rPr>
              <w:t>Procedimentos de análise de dados</w:t>
            </w:r>
          </w:p>
        </w:tc>
        <w:tc>
          <w:tcPr>
            <w:tcW w:w="1180" w:type="dxa"/>
            <w:shd w:val="clear" w:color="auto" w:fill="8496B0" w:themeFill="text2" w:themeFillTint="99"/>
          </w:tcPr>
          <w:p w14:paraId="522BFBBB" w14:textId="77777777" w:rsidR="00A43266" w:rsidRPr="00A43266" w:rsidRDefault="00A43266" w:rsidP="00A43266">
            <w:pPr>
              <w:jc w:val="center"/>
              <w:rPr>
                <w:rFonts w:ascii="Arial" w:hAnsi="Arial" w:cs="Arial"/>
                <w:b/>
                <w:sz w:val="18"/>
                <w:szCs w:val="24"/>
              </w:rPr>
            </w:pPr>
            <w:r w:rsidRPr="00A43266">
              <w:rPr>
                <w:rFonts w:ascii="Arial" w:hAnsi="Arial" w:cs="Arial"/>
                <w:b/>
                <w:sz w:val="18"/>
                <w:szCs w:val="24"/>
              </w:rPr>
              <w:t>Limitações</w:t>
            </w:r>
          </w:p>
        </w:tc>
        <w:tc>
          <w:tcPr>
            <w:tcW w:w="1189" w:type="dxa"/>
            <w:shd w:val="clear" w:color="auto" w:fill="8496B0" w:themeFill="text2" w:themeFillTint="99"/>
          </w:tcPr>
          <w:p w14:paraId="7C651570" w14:textId="77777777" w:rsidR="00A43266" w:rsidRPr="00A43266" w:rsidRDefault="00A43266" w:rsidP="00A43266">
            <w:pPr>
              <w:jc w:val="center"/>
              <w:rPr>
                <w:rFonts w:ascii="Arial" w:hAnsi="Arial" w:cs="Arial"/>
                <w:b/>
                <w:sz w:val="18"/>
                <w:szCs w:val="24"/>
              </w:rPr>
            </w:pPr>
            <w:r w:rsidRPr="00A43266">
              <w:rPr>
                <w:rFonts w:ascii="Arial" w:hAnsi="Arial" w:cs="Arial"/>
                <w:b/>
                <w:sz w:val="18"/>
                <w:szCs w:val="24"/>
              </w:rPr>
              <w:t>O que a análise vai permitir dizer</w:t>
            </w:r>
          </w:p>
        </w:tc>
      </w:tr>
      <w:tr w:rsidR="00A43266" w:rsidRPr="00AB319A" w14:paraId="0AF1DB66" w14:textId="77777777" w:rsidTr="00A43266">
        <w:trPr>
          <w:trHeight w:val="4610"/>
        </w:trPr>
        <w:tc>
          <w:tcPr>
            <w:tcW w:w="1658" w:type="dxa"/>
          </w:tcPr>
          <w:p w14:paraId="574A24AD" w14:textId="77777777" w:rsidR="00A43266" w:rsidRPr="00A43266" w:rsidRDefault="00A43266" w:rsidP="00B811ED">
            <w:pPr>
              <w:pStyle w:val="Contedodatabela"/>
              <w:snapToGrid w:val="0"/>
              <w:spacing w:before="60" w:after="0"/>
              <w:jc w:val="left"/>
              <w:rPr>
                <w:rFonts w:ascii="Arial" w:hAnsi="Arial" w:cs="Arial"/>
                <w:sz w:val="20"/>
                <w:lang w:val="pt-BR"/>
              </w:rPr>
            </w:pPr>
            <w:r w:rsidRPr="00A43266">
              <w:rPr>
                <w:rFonts w:ascii="Arial" w:hAnsi="Arial" w:cs="Arial"/>
                <w:sz w:val="20"/>
                <w:lang w:val="pt-BR"/>
              </w:rPr>
              <w:lastRenderedPageBreak/>
              <w:t>Especificar os termos- chave e o escopo da questão:</w:t>
            </w:r>
          </w:p>
          <w:p w14:paraId="526DF762" w14:textId="38347E2C" w:rsidR="00A43266" w:rsidRPr="00A43266" w:rsidRDefault="00A43266" w:rsidP="00B811ED">
            <w:pPr>
              <w:pStyle w:val="Contedodatabela"/>
              <w:snapToGrid w:val="0"/>
              <w:spacing w:before="60" w:after="0"/>
              <w:jc w:val="left"/>
              <w:rPr>
                <w:rFonts w:ascii="Arial" w:hAnsi="Arial" w:cs="Arial"/>
                <w:sz w:val="20"/>
                <w:lang w:val="pt-BR"/>
              </w:rPr>
            </w:pPr>
            <w:r w:rsidRPr="00A43266">
              <w:rPr>
                <w:rFonts w:ascii="Arial" w:hAnsi="Arial" w:cs="Arial"/>
                <w:sz w:val="20"/>
                <w:lang w:val="pt-BR"/>
              </w:rPr>
              <w:t>-</w:t>
            </w:r>
            <w:r w:rsidR="00E66C4E">
              <w:rPr>
                <w:rFonts w:ascii="Arial" w:hAnsi="Arial" w:cs="Arial"/>
                <w:sz w:val="20"/>
                <w:lang w:val="pt-BR"/>
              </w:rPr>
              <w:t xml:space="preserve"> </w:t>
            </w:r>
            <w:r w:rsidRPr="00A43266">
              <w:rPr>
                <w:rFonts w:ascii="Arial" w:hAnsi="Arial" w:cs="Arial"/>
                <w:sz w:val="20"/>
                <w:lang w:val="pt-BR"/>
              </w:rPr>
              <w:t>critério;</w:t>
            </w:r>
          </w:p>
          <w:p w14:paraId="5FB85213" w14:textId="2B15F92A" w:rsidR="00A43266" w:rsidRPr="00A43266" w:rsidRDefault="00A43266" w:rsidP="00B811ED">
            <w:pPr>
              <w:pStyle w:val="Contedodatabela"/>
              <w:tabs>
                <w:tab w:val="left" w:pos="11"/>
                <w:tab w:val="left" w:pos="720"/>
              </w:tabs>
              <w:spacing w:before="60" w:after="0"/>
              <w:ind w:left="5" w:hanging="357"/>
              <w:jc w:val="left"/>
              <w:rPr>
                <w:rFonts w:ascii="Arial" w:hAnsi="Arial" w:cs="Arial"/>
                <w:sz w:val="20"/>
                <w:lang w:val="pt-BR"/>
              </w:rPr>
            </w:pPr>
            <w:r w:rsidRPr="00A43266">
              <w:rPr>
                <w:rFonts w:ascii="Arial" w:hAnsi="Arial" w:cs="Arial"/>
                <w:sz w:val="20"/>
              </w:rPr>
              <w:t></w:t>
            </w:r>
            <w:r w:rsidRPr="00A43266">
              <w:rPr>
                <w:rFonts w:ascii="Arial" w:hAnsi="Arial" w:cs="Arial"/>
                <w:sz w:val="20"/>
                <w:lang w:val="pt-BR"/>
              </w:rPr>
              <w:tab/>
              <w:t>-</w:t>
            </w:r>
            <w:r w:rsidR="00E66C4E">
              <w:rPr>
                <w:rFonts w:ascii="Arial" w:hAnsi="Arial" w:cs="Arial"/>
                <w:sz w:val="20"/>
                <w:lang w:val="pt-BR"/>
              </w:rPr>
              <w:t xml:space="preserve"> </w:t>
            </w:r>
            <w:r w:rsidRPr="00A43266">
              <w:rPr>
                <w:rFonts w:ascii="Arial" w:hAnsi="Arial" w:cs="Arial"/>
                <w:sz w:val="20"/>
                <w:lang w:val="pt-BR"/>
              </w:rPr>
              <w:t>período de abrangência (considerar o período legal da in</w:t>
            </w:r>
            <w:r w:rsidR="00B923FA">
              <w:rPr>
                <w:rFonts w:ascii="Arial" w:hAnsi="Arial" w:cs="Arial"/>
                <w:sz w:val="20"/>
                <w:lang w:val="pt-BR"/>
              </w:rPr>
              <w:t xml:space="preserve">vestigação estabelecida pelo Código Penal </w:t>
            </w:r>
            <w:r w:rsidR="00E66C4E">
              <w:rPr>
                <w:rFonts w:ascii="Arial" w:hAnsi="Arial" w:cs="Arial"/>
                <w:sz w:val="20"/>
                <w:lang w:val="pt-BR"/>
              </w:rPr>
              <w:t>–</w:t>
            </w:r>
            <w:r w:rsidR="00E66C4E" w:rsidRPr="00A43266">
              <w:rPr>
                <w:rFonts w:ascii="Arial" w:hAnsi="Arial" w:cs="Arial"/>
                <w:sz w:val="20"/>
                <w:lang w:val="pt-BR"/>
              </w:rPr>
              <w:t xml:space="preserve"> </w:t>
            </w:r>
            <w:r w:rsidRPr="00A43266">
              <w:rPr>
                <w:rFonts w:ascii="Arial" w:hAnsi="Arial" w:cs="Arial"/>
                <w:sz w:val="20"/>
                <w:lang w:val="pt-BR"/>
              </w:rPr>
              <w:t>alterar de acordo com as renovações de prazos);</w:t>
            </w:r>
          </w:p>
          <w:p w14:paraId="3D319D30" w14:textId="50ADC54E" w:rsidR="00A43266" w:rsidRPr="00A43266" w:rsidRDefault="00A43266" w:rsidP="00B811ED">
            <w:pPr>
              <w:pStyle w:val="Contedodatabela"/>
              <w:spacing w:before="60" w:after="0"/>
              <w:jc w:val="left"/>
              <w:rPr>
                <w:rFonts w:ascii="Arial" w:hAnsi="Arial" w:cs="Arial"/>
                <w:sz w:val="20"/>
                <w:lang w:val="pt-BR"/>
              </w:rPr>
            </w:pPr>
            <w:r w:rsidRPr="00A43266">
              <w:rPr>
                <w:rFonts w:ascii="Arial" w:hAnsi="Arial" w:cs="Arial"/>
                <w:sz w:val="20"/>
                <w:lang w:val="pt-BR"/>
              </w:rPr>
              <w:t>-</w:t>
            </w:r>
            <w:r w:rsidR="00E66C4E">
              <w:rPr>
                <w:rFonts w:ascii="Arial" w:hAnsi="Arial" w:cs="Arial"/>
                <w:sz w:val="20"/>
                <w:lang w:val="pt-BR"/>
              </w:rPr>
              <w:t xml:space="preserve"> </w:t>
            </w:r>
            <w:r w:rsidRPr="00A43266">
              <w:rPr>
                <w:rFonts w:ascii="Arial" w:hAnsi="Arial" w:cs="Arial"/>
                <w:sz w:val="20"/>
                <w:lang w:val="pt-BR"/>
              </w:rPr>
              <w:t>atores envolvidos</w:t>
            </w:r>
            <w:r w:rsidR="00B923FA">
              <w:rPr>
                <w:rFonts w:ascii="Arial" w:hAnsi="Arial" w:cs="Arial"/>
                <w:sz w:val="20"/>
                <w:lang w:val="pt-BR"/>
              </w:rPr>
              <w:t xml:space="preserve">; </w:t>
            </w:r>
          </w:p>
          <w:p w14:paraId="3367FEB3" w14:textId="77777777" w:rsidR="00A43266" w:rsidRPr="00A43266" w:rsidRDefault="00A43266" w:rsidP="00B811ED">
            <w:pPr>
              <w:rPr>
                <w:rFonts w:ascii="Arial" w:hAnsi="Arial" w:cs="Arial"/>
                <w:sz w:val="20"/>
                <w:szCs w:val="24"/>
              </w:rPr>
            </w:pPr>
            <w:r w:rsidRPr="00A43266">
              <w:rPr>
                <w:rFonts w:ascii="Arial" w:hAnsi="Arial" w:cs="Arial"/>
                <w:sz w:val="20"/>
                <w:szCs w:val="24"/>
              </w:rPr>
              <w:t>-abrangência geográfica.</w:t>
            </w:r>
          </w:p>
        </w:tc>
        <w:tc>
          <w:tcPr>
            <w:tcW w:w="1162" w:type="dxa"/>
          </w:tcPr>
          <w:p w14:paraId="37A2DEB6" w14:textId="77777777" w:rsidR="00A43266" w:rsidRPr="00A43266" w:rsidRDefault="00A43266" w:rsidP="00B811ED">
            <w:pPr>
              <w:rPr>
                <w:rFonts w:ascii="Arial" w:hAnsi="Arial" w:cs="Arial"/>
                <w:sz w:val="20"/>
                <w:szCs w:val="24"/>
              </w:rPr>
            </w:pPr>
            <w:r w:rsidRPr="00A43266">
              <w:rPr>
                <w:rFonts w:ascii="Arial" w:hAnsi="Arial" w:cs="Arial"/>
                <w:sz w:val="20"/>
                <w:szCs w:val="24"/>
              </w:rPr>
              <w:t>Identificar as informações necessárias para responder à questão de investigação.</w:t>
            </w:r>
          </w:p>
        </w:tc>
        <w:tc>
          <w:tcPr>
            <w:tcW w:w="1084" w:type="dxa"/>
          </w:tcPr>
          <w:p w14:paraId="7E46C31B" w14:textId="77777777" w:rsidR="00A43266" w:rsidRPr="00A43266" w:rsidRDefault="00A43266" w:rsidP="00B811ED">
            <w:pPr>
              <w:rPr>
                <w:rFonts w:ascii="Arial" w:hAnsi="Arial" w:cs="Arial"/>
                <w:sz w:val="20"/>
                <w:szCs w:val="24"/>
              </w:rPr>
            </w:pPr>
            <w:r w:rsidRPr="00A43266">
              <w:rPr>
                <w:rFonts w:ascii="Arial" w:hAnsi="Arial" w:cs="Arial"/>
                <w:sz w:val="20"/>
                <w:szCs w:val="24"/>
              </w:rPr>
              <w:t>Identificar as fontes de cada item de informação.</w:t>
            </w:r>
          </w:p>
        </w:tc>
        <w:tc>
          <w:tcPr>
            <w:tcW w:w="1324" w:type="dxa"/>
          </w:tcPr>
          <w:p w14:paraId="7BB7DE96" w14:textId="77777777" w:rsidR="00A43266" w:rsidRPr="00A43266" w:rsidRDefault="00A43266" w:rsidP="00B811ED">
            <w:pPr>
              <w:rPr>
                <w:rFonts w:ascii="Arial" w:hAnsi="Arial" w:cs="Arial"/>
                <w:sz w:val="20"/>
                <w:szCs w:val="24"/>
              </w:rPr>
            </w:pPr>
            <w:r w:rsidRPr="00A43266">
              <w:rPr>
                <w:rFonts w:ascii="Arial" w:hAnsi="Arial" w:cs="Arial"/>
                <w:sz w:val="20"/>
                <w:szCs w:val="24"/>
              </w:rPr>
              <w:t>Identificar as técnicas de coleta de dados que serão usadas e descrever os respectivos procedimentos.</w:t>
            </w:r>
          </w:p>
        </w:tc>
        <w:tc>
          <w:tcPr>
            <w:tcW w:w="1324" w:type="dxa"/>
          </w:tcPr>
          <w:p w14:paraId="57E32364" w14:textId="6E0ECD6D" w:rsidR="00A43266" w:rsidRPr="00A43266" w:rsidRDefault="00A43266" w:rsidP="00B811ED">
            <w:pPr>
              <w:rPr>
                <w:rFonts w:ascii="Arial" w:hAnsi="Arial" w:cs="Arial"/>
                <w:sz w:val="20"/>
                <w:szCs w:val="24"/>
              </w:rPr>
            </w:pPr>
            <w:r w:rsidRPr="00A43266">
              <w:rPr>
                <w:rFonts w:ascii="Arial" w:hAnsi="Arial" w:cs="Arial"/>
                <w:sz w:val="20"/>
                <w:szCs w:val="24"/>
              </w:rPr>
              <w:t>Identificar as técnicas a ser</w:t>
            </w:r>
            <w:r w:rsidR="00E66C4E">
              <w:rPr>
                <w:rFonts w:ascii="Arial" w:hAnsi="Arial" w:cs="Arial"/>
                <w:sz w:val="20"/>
                <w:szCs w:val="24"/>
              </w:rPr>
              <w:t>em</w:t>
            </w:r>
            <w:r w:rsidRPr="00A43266">
              <w:rPr>
                <w:rFonts w:ascii="Arial" w:hAnsi="Arial" w:cs="Arial"/>
                <w:sz w:val="20"/>
                <w:szCs w:val="24"/>
              </w:rPr>
              <w:t xml:space="preserve"> empregadas na análise de dados e descrever os respectivos procedimentos.</w:t>
            </w:r>
          </w:p>
        </w:tc>
        <w:tc>
          <w:tcPr>
            <w:tcW w:w="1180" w:type="dxa"/>
          </w:tcPr>
          <w:p w14:paraId="3FD199C1" w14:textId="77777777" w:rsidR="00A43266" w:rsidRPr="00A43266" w:rsidRDefault="00A43266" w:rsidP="00B811ED">
            <w:pPr>
              <w:rPr>
                <w:rFonts w:ascii="Arial" w:hAnsi="Arial" w:cs="Arial"/>
                <w:sz w:val="20"/>
                <w:szCs w:val="24"/>
              </w:rPr>
            </w:pPr>
            <w:r w:rsidRPr="00A43266">
              <w:rPr>
                <w:rFonts w:ascii="Arial" w:hAnsi="Arial" w:cs="Arial"/>
                <w:sz w:val="20"/>
                <w:szCs w:val="24"/>
              </w:rPr>
              <w:t>Especificar as limitações quanto:</w:t>
            </w:r>
          </w:p>
          <w:p w14:paraId="67046690" w14:textId="1ED616C9" w:rsidR="00A43266" w:rsidRPr="00A43266" w:rsidRDefault="00A43266" w:rsidP="00B811ED">
            <w:pPr>
              <w:rPr>
                <w:rFonts w:ascii="Arial" w:hAnsi="Arial" w:cs="Arial"/>
                <w:sz w:val="20"/>
                <w:szCs w:val="24"/>
              </w:rPr>
            </w:pPr>
            <w:r w:rsidRPr="00A43266">
              <w:rPr>
                <w:rFonts w:ascii="Arial" w:hAnsi="Arial" w:cs="Arial"/>
                <w:sz w:val="20"/>
                <w:szCs w:val="24"/>
              </w:rPr>
              <w:t>-</w:t>
            </w:r>
            <w:r w:rsidR="00E66C4E">
              <w:rPr>
                <w:rFonts w:ascii="Arial" w:hAnsi="Arial" w:cs="Arial"/>
                <w:sz w:val="20"/>
                <w:szCs w:val="24"/>
              </w:rPr>
              <w:t xml:space="preserve"> </w:t>
            </w:r>
            <w:r w:rsidRPr="00A43266">
              <w:rPr>
                <w:rFonts w:ascii="Arial" w:hAnsi="Arial" w:cs="Arial"/>
                <w:sz w:val="20"/>
                <w:szCs w:val="24"/>
              </w:rPr>
              <w:t>à estratégia metodológica adotada;</w:t>
            </w:r>
          </w:p>
          <w:p w14:paraId="2EDFA045" w14:textId="1634DC09" w:rsidR="00A43266" w:rsidRPr="00A43266" w:rsidRDefault="00A43266" w:rsidP="00B811ED">
            <w:pPr>
              <w:rPr>
                <w:rFonts w:ascii="Arial" w:hAnsi="Arial" w:cs="Arial"/>
                <w:sz w:val="20"/>
                <w:szCs w:val="24"/>
              </w:rPr>
            </w:pPr>
            <w:r w:rsidRPr="00A43266">
              <w:rPr>
                <w:rFonts w:ascii="Arial" w:hAnsi="Arial" w:cs="Arial"/>
                <w:sz w:val="20"/>
                <w:szCs w:val="24"/>
              </w:rPr>
              <w:t>-</w:t>
            </w:r>
            <w:r w:rsidR="00E66C4E">
              <w:rPr>
                <w:rFonts w:ascii="Arial" w:hAnsi="Arial" w:cs="Arial"/>
                <w:sz w:val="20"/>
                <w:szCs w:val="24"/>
              </w:rPr>
              <w:t xml:space="preserve"> </w:t>
            </w:r>
            <w:r w:rsidRPr="00A43266">
              <w:rPr>
                <w:rFonts w:ascii="Arial" w:hAnsi="Arial" w:cs="Arial"/>
                <w:sz w:val="20"/>
                <w:szCs w:val="24"/>
              </w:rPr>
              <w:t>ao acesso a pessoas e informações;</w:t>
            </w:r>
          </w:p>
          <w:p w14:paraId="54143781" w14:textId="04EA15E5" w:rsidR="00A43266" w:rsidRPr="00A43266" w:rsidRDefault="00A43266" w:rsidP="00B811ED">
            <w:pPr>
              <w:rPr>
                <w:rFonts w:ascii="Arial" w:hAnsi="Arial" w:cs="Arial"/>
                <w:sz w:val="20"/>
                <w:szCs w:val="24"/>
              </w:rPr>
            </w:pPr>
            <w:r w:rsidRPr="00A43266">
              <w:rPr>
                <w:rFonts w:ascii="Arial" w:hAnsi="Arial" w:cs="Arial"/>
                <w:sz w:val="20"/>
                <w:szCs w:val="24"/>
              </w:rPr>
              <w:t>-</w:t>
            </w:r>
            <w:r w:rsidR="00E66C4E">
              <w:rPr>
                <w:rFonts w:ascii="Arial" w:hAnsi="Arial" w:cs="Arial"/>
                <w:sz w:val="20"/>
                <w:szCs w:val="24"/>
              </w:rPr>
              <w:t xml:space="preserve"> </w:t>
            </w:r>
            <w:r w:rsidRPr="00A43266">
              <w:rPr>
                <w:rFonts w:ascii="Arial" w:hAnsi="Arial" w:cs="Arial"/>
                <w:sz w:val="20"/>
                <w:szCs w:val="24"/>
              </w:rPr>
              <w:t>à qualidade das informações</w:t>
            </w:r>
            <w:r w:rsidR="00E235C6">
              <w:rPr>
                <w:rFonts w:ascii="Arial" w:hAnsi="Arial" w:cs="Arial"/>
                <w:sz w:val="20"/>
                <w:szCs w:val="24"/>
              </w:rPr>
              <w:t xml:space="preserve">; </w:t>
            </w:r>
          </w:p>
          <w:p w14:paraId="26A231CC" w14:textId="2356B6C1" w:rsidR="00A43266" w:rsidRPr="00A43266" w:rsidRDefault="00A43266" w:rsidP="00B811ED">
            <w:pPr>
              <w:rPr>
                <w:rFonts w:ascii="Arial" w:hAnsi="Arial" w:cs="Arial"/>
                <w:sz w:val="20"/>
                <w:szCs w:val="24"/>
              </w:rPr>
            </w:pPr>
            <w:r w:rsidRPr="00A43266">
              <w:rPr>
                <w:rFonts w:ascii="Arial" w:hAnsi="Arial" w:cs="Arial"/>
                <w:sz w:val="20"/>
                <w:szCs w:val="24"/>
              </w:rPr>
              <w:t>-</w:t>
            </w:r>
            <w:r w:rsidR="00E66C4E">
              <w:rPr>
                <w:rFonts w:ascii="Arial" w:hAnsi="Arial" w:cs="Arial"/>
                <w:sz w:val="20"/>
                <w:szCs w:val="24"/>
              </w:rPr>
              <w:t xml:space="preserve"> </w:t>
            </w:r>
            <w:r w:rsidRPr="00A43266">
              <w:rPr>
                <w:rFonts w:ascii="Arial" w:hAnsi="Arial" w:cs="Arial"/>
                <w:sz w:val="20"/>
                <w:szCs w:val="24"/>
              </w:rPr>
              <w:t>às condições operacionais de realização do trabalho.</w:t>
            </w:r>
          </w:p>
        </w:tc>
        <w:tc>
          <w:tcPr>
            <w:tcW w:w="1189" w:type="dxa"/>
          </w:tcPr>
          <w:p w14:paraId="375D2219" w14:textId="77777777" w:rsidR="00A43266" w:rsidRPr="00A43266" w:rsidRDefault="00A43266" w:rsidP="00B811ED">
            <w:pPr>
              <w:rPr>
                <w:rFonts w:ascii="Arial" w:hAnsi="Arial" w:cs="Arial"/>
                <w:sz w:val="20"/>
                <w:szCs w:val="24"/>
              </w:rPr>
            </w:pPr>
            <w:r w:rsidRPr="00A43266">
              <w:rPr>
                <w:rFonts w:ascii="Arial" w:hAnsi="Arial" w:cs="Arial"/>
                <w:sz w:val="20"/>
                <w:szCs w:val="24"/>
              </w:rPr>
              <w:t>Esclarecer precisamente que conclusões ou resultados podem ser alcançados.</w:t>
            </w:r>
            <w:commentRangeEnd w:id="30"/>
            <w:r w:rsidR="009634C4">
              <w:rPr>
                <w:rStyle w:val="Refdecomentrio"/>
                <w:lang w:eastAsia="pt-BR"/>
              </w:rPr>
              <w:commentReference w:id="30"/>
            </w:r>
          </w:p>
        </w:tc>
      </w:tr>
    </w:tbl>
    <w:p w14:paraId="1FA63AA9" w14:textId="6652AC51" w:rsidR="00A43266" w:rsidRDefault="00A43266" w:rsidP="002272DA">
      <w:pPr>
        <w:jc w:val="both"/>
        <w:rPr>
          <w:rFonts w:ascii="Arial" w:eastAsia="Arial" w:hAnsi="Arial" w:cs="Arial"/>
          <w:color w:val="FF0000"/>
          <w:sz w:val="24"/>
          <w:szCs w:val="24"/>
        </w:rPr>
      </w:pPr>
      <w:r>
        <w:rPr>
          <w:rFonts w:ascii="Arial" w:eastAsia="Times New Roman" w:hAnsi="Arial" w:cs="Arial"/>
          <w:b/>
          <w:color w:val="FF0000"/>
        </w:rPr>
        <w:t>Quadro</w:t>
      </w:r>
      <w:r w:rsidRPr="00904212">
        <w:rPr>
          <w:rFonts w:ascii="Arial" w:eastAsia="Times New Roman" w:hAnsi="Arial" w:cs="Arial"/>
          <w:b/>
          <w:color w:val="FF0000"/>
        </w:rPr>
        <w:t xml:space="preserve"> </w:t>
      </w:r>
      <w:r>
        <w:rPr>
          <w:rFonts w:ascii="Arial" w:eastAsia="Times New Roman" w:hAnsi="Arial" w:cs="Arial"/>
          <w:b/>
          <w:color w:val="FF0000"/>
        </w:rPr>
        <w:t>1</w:t>
      </w:r>
      <w:r w:rsidRPr="00904212">
        <w:rPr>
          <w:rFonts w:ascii="Arial" w:eastAsia="Times New Roman" w:hAnsi="Arial" w:cs="Arial"/>
          <w:b/>
          <w:color w:val="FF0000"/>
        </w:rPr>
        <w:t>:</w:t>
      </w:r>
      <w:r>
        <w:rPr>
          <w:rFonts w:ascii="Arial" w:eastAsia="Times New Roman" w:hAnsi="Arial" w:cs="Arial"/>
          <w:color w:val="FF0000"/>
        </w:rPr>
        <w:t xml:space="preserve"> Especificação de critérios de investigação</w:t>
      </w:r>
      <w:r w:rsidRPr="00904212">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w:t>
      </w:r>
      <w:r w:rsidR="00B0000F">
        <w:rPr>
          <w:rFonts w:ascii="Arial" w:eastAsia="Times New Roman" w:hAnsi="Arial" w:cs="Arial"/>
          <w:color w:val="FF0000"/>
        </w:rPr>
        <w:t xml:space="preserve">Brasil </w:t>
      </w:r>
      <w:r>
        <w:rPr>
          <w:rFonts w:ascii="Arial" w:eastAsia="Times New Roman" w:hAnsi="Arial" w:cs="Arial"/>
          <w:color w:val="FF0000"/>
        </w:rPr>
        <w:t>(2010)</w:t>
      </w:r>
      <w:r w:rsidRPr="00A43266">
        <w:rPr>
          <w:rFonts w:ascii="Arial" w:eastAsia="Times New Roman" w:hAnsi="Arial" w:cs="Arial"/>
          <w:color w:val="FF0000"/>
        </w:rPr>
        <w:t xml:space="preserve">, </w:t>
      </w:r>
      <w:r>
        <w:rPr>
          <w:rFonts w:ascii="Arial" w:eastAsia="Times New Roman" w:hAnsi="Arial" w:cs="Arial"/>
          <w:color w:val="FF0000"/>
        </w:rPr>
        <w:t xml:space="preserve">adaptado por </w:t>
      </w:r>
      <w:r w:rsidRPr="00904212">
        <w:rPr>
          <w:rFonts w:ascii="Arial" w:eastAsia="Times New Roman" w:hAnsi="Arial" w:cs="Arial"/>
          <w:color w:val="FF0000"/>
        </w:rPr>
        <w:t>labSEAD-UFSC (2019).</w:t>
      </w:r>
    </w:p>
    <w:p w14:paraId="0FC0E00E" w14:textId="77777777" w:rsidR="00A43266" w:rsidRDefault="00A43266" w:rsidP="0068691B">
      <w:pPr>
        <w:spacing w:beforeLines="24" w:before="57" w:afterLines="24" w:after="57" w:line="360" w:lineRule="auto"/>
        <w:jc w:val="both"/>
        <w:rPr>
          <w:rFonts w:ascii="Arial" w:eastAsia="Arial" w:hAnsi="Arial" w:cs="Arial"/>
          <w:color w:val="FF0000"/>
          <w:sz w:val="24"/>
          <w:szCs w:val="24"/>
        </w:rPr>
      </w:pPr>
    </w:p>
    <w:p w14:paraId="0C23524A" w14:textId="0F3F7D92" w:rsidR="00816E19" w:rsidRDefault="00A43266"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Podemos observar</w:t>
      </w:r>
      <w:r w:rsidR="00F16BBC">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que </w:t>
      </w:r>
      <w:r w:rsidR="00B850F7" w:rsidRPr="0068691B">
        <w:rPr>
          <w:rFonts w:ascii="Arial" w:eastAsia="Arial" w:hAnsi="Arial" w:cs="Arial"/>
          <w:color w:val="000000"/>
          <w:sz w:val="24"/>
          <w:szCs w:val="24"/>
        </w:rPr>
        <w:t>se trata</w:t>
      </w:r>
      <w:r w:rsidR="001301C1" w:rsidRPr="0068691B">
        <w:rPr>
          <w:rFonts w:ascii="Arial" w:eastAsia="Arial" w:hAnsi="Arial" w:cs="Arial"/>
          <w:color w:val="000000"/>
          <w:sz w:val="24"/>
          <w:szCs w:val="24"/>
        </w:rPr>
        <w:t xml:space="preserve"> de </w:t>
      </w:r>
      <w:r w:rsidR="00816E19">
        <w:rPr>
          <w:rFonts w:ascii="Arial" w:eastAsia="Arial" w:hAnsi="Arial" w:cs="Arial"/>
          <w:color w:val="000000"/>
          <w:sz w:val="24"/>
          <w:szCs w:val="24"/>
        </w:rPr>
        <w:t xml:space="preserve">uma </w:t>
      </w:r>
      <w:r w:rsidR="001301C1" w:rsidRPr="0068691B">
        <w:rPr>
          <w:rFonts w:ascii="Arial" w:eastAsia="Arial" w:hAnsi="Arial" w:cs="Arial"/>
          <w:color w:val="000000"/>
          <w:sz w:val="24"/>
          <w:szCs w:val="24"/>
        </w:rPr>
        <w:t>ferramenta flexível</w:t>
      </w:r>
      <w:r w:rsidR="00816E19">
        <w:rPr>
          <w:rFonts w:ascii="Arial" w:eastAsia="Arial" w:hAnsi="Arial" w:cs="Arial"/>
          <w:color w:val="000000"/>
          <w:sz w:val="24"/>
          <w:szCs w:val="24"/>
        </w:rPr>
        <w:t xml:space="preserve"> que </w:t>
      </w:r>
      <w:r w:rsidR="00470091">
        <w:rPr>
          <w:rFonts w:ascii="Arial" w:eastAsia="Arial" w:hAnsi="Arial" w:cs="Arial"/>
          <w:color w:val="000000"/>
          <w:sz w:val="24"/>
          <w:szCs w:val="24"/>
        </w:rPr>
        <w:t>permite</w:t>
      </w:r>
      <w:r w:rsidR="00470091" w:rsidRPr="0068691B">
        <w:rPr>
          <w:rFonts w:ascii="Arial" w:eastAsia="Arial" w:hAnsi="Arial" w:cs="Arial"/>
          <w:color w:val="000000"/>
          <w:sz w:val="24"/>
          <w:szCs w:val="24"/>
        </w:rPr>
        <w:t xml:space="preserve"> que</w:t>
      </w:r>
      <w:r w:rsidR="001301C1" w:rsidRPr="0068691B">
        <w:rPr>
          <w:rFonts w:ascii="Arial" w:eastAsia="Arial" w:hAnsi="Arial" w:cs="Arial"/>
          <w:color w:val="000000"/>
          <w:sz w:val="24"/>
          <w:szCs w:val="24"/>
        </w:rPr>
        <w:t xml:space="preserve"> seu conteúdo seja atualizado ou modificado </w:t>
      </w:r>
      <w:r w:rsidR="00B850F7" w:rsidRPr="0068691B">
        <w:rPr>
          <w:rFonts w:ascii="Arial" w:eastAsia="Arial" w:hAnsi="Arial" w:cs="Arial"/>
          <w:color w:val="000000"/>
          <w:sz w:val="24"/>
          <w:szCs w:val="24"/>
        </w:rPr>
        <w:t>à</w:t>
      </w:r>
      <w:r w:rsidR="001301C1" w:rsidRPr="0068691B">
        <w:rPr>
          <w:rFonts w:ascii="Arial" w:eastAsia="Arial" w:hAnsi="Arial" w:cs="Arial"/>
          <w:color w:val="000000"/>
          <w:sz w:val="24"/>
          <w:szCs w:val="24"/>
        </w:rPr>
        <w:t xml:space="preserve"> medida que a investigação avança. </w:t>
      </w:r>
    </w:p>
    <w:p w14:paraId="49D9736B" w14:textId="77777777" w:rsidR="00816E19" w:rsidRDefault="00816E19" w:rsidP="0068691B">
      <w:pPr>
        <w:spacing w:beforeLines="24" w:before="57" w:afterLines="24" w:after="57" w:line="360" w:lineRule="auto"/>
        <w:jc w:val="both"/>
        <w:rPr>
          <w:rFonts w:ascii="Arial" w:eastAsia="Arial" w:hAnsi="Arial" w:cs="Arial"/>
          <w:color w:val="000000"/>
          <w:sz w:val="24"/>
          <w:szCs w:val="24"/>
        </w:rPr>
      </w:pPr>
    </w:p>
    <w:p w14:paraId="458D0D3F" w14:textId="664A8ABA" w:rsidR="00816E19" w:rsidRPr="00E81C66" w:rsidRDefault="00816E19"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16BD9263" w14:textId="1189A01C" w:rsidR="00816E19" w:rsidRPr="00E81C66" w:rsidRDefault="00816E19" w:rsidP="0068691B">
      <w:pPr>
        <w:spacing w:beforeLines="24" w:before="57" w:afterLines="24" w:after="57" w:line="360" w:lineRule="auto"/>
        <w:jc w:val="both"/>
        <w:rPr>
          <w:rFonts w:ascii="Arial" w:eastAsia="Arial" w:hAnsi="Arial" w:cs="Arial"/>
          <w:color w:val="FF0000"/>
          <w:sz w:val="24"/>
          <w:szCs w:val="24"/>
        </w:rPr>
      </w:pPr>
      <w:r w:rsidRPr="00E81C66">
        <w:rPr>
          <w:rFonts w:ascii="Arial" w:eastAsia="Arial" w:hAnsi="Arial" w:cs="Arial"/>
          <w:color w:val="FF0000"/>
          <w:sz w:val="24"/>
          <w:szCs w:val="24"/>
        </w:rPr>
        <w:t>Sua elaboração deve resultar da participação e discussão de toda a equipe pertencente ao processo.</w:t>
      </w:r>
    </w:p>
    <w:p w14:paraId="33873D61" w14:textId="54B8EF44" w:rsidR="00816E19" w:rsidRPr="00E81C66" w:rsidRDefault="00816E19"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&lt;Fechar Destaque&gt;</w:t>
      </w:r>
    </w:p>
    <w:p w14:paraId="4F420A05" w14:textId="77777777" w:rsidR="00816E19" w:rsidRDefault="00816E19" w:rsidP="0068691B">
      <w:pPr>
        <w:spacing w:beforeLines="24" w:before="57" w:afterLines="24" w:after="57" w:line="360" w:lineRule="auto"/>
        <w:jc w:val="both"/>
        <w:rPr>
          <w:rFonts w:ascii="Arial" w:eastAsia="Arial" w:hAnsi="Arial" w:cs="Arial"/>
          <w:color w:val="000000"/>
          <w:sz w:val="24"/>
          <w:szCs w:val="24"/>
        </w:rPr>
      </w:pPr>
    </w:p>
    <w:p w14:paraId="4AF88C97" w14:textId="61B44C48" w:rsidR="000327A2" w:rsidRPr="0068691B" w:rsidRDefault="00816E19" w:rsidP="0068691B">
      <w:pPr>
        <w:spacing w:beforeLines="24" w:before="57" w:afterLines="24" w:after="57" w:line="360" w:lineRule="auto"/>
        <w:jc w:val="both"/>
        <w:rPr>
          <w:rFonts w:ascii="Arial" w:hAnsi="Arial" w:cs="Arial"/>
          <w:sz w:val="24"/>
          <w:szCs w:val="24"/>
        </w:rPr>
      </w:pPr>
      <w:r>
        <w:rPr>
          <w:rFonts w:ascii="Arial" w:eastAsia="Arial" w:hAnsi="Arial" w:cs="Arial"/>
          <w:color w:val="000000"/>
          <w:sz w:val="24"/>
          <w:szCs w:val="24"/>
        </w:rPr>
        <w:t>A matriz de planejamento é</w:t>
      </w:r>
      <w:r w:rsidR="001301C1" w:rsidRPr="0068691B">
        <w:rPr>
          <w:rFonts w:ascii="Arial" w:eastAsia="Arial" w:hAnsi="Arial" w:cs="Arial"/>
          <w:color w:val="000000"/>
          <w:sz w:val="24"/>
          <w:szCs w:val="24"/>
        </w:rPr>
        <w:t xml:space="preserve"> uma peça inicial que servirá de apoio ao plano operacional da investigação</w:t>
      </w:r>
      <w:r>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visto que nele estão as informações básicas para o </w:t>
      </w:r>
      <w:r w:rsidR="001301C1" w:rsidRPr="0068691B">
        <w:rPr>
          <w:rFonts w:ascii="Arial" w:eastAsia="Arial" w:hAnsi="Arial" w:cs="Arial"/>
          <w:color w:val="000000"/>
          <w:sz w:val="24"/>
          <w:szCs w:val="24"/>
        </w:rPr>
        <w:lastRenderedPageBreak/>
        <w:t xml:space="preserve">plano. </w:t>
      </w:r>
    </w:p>
    <w:p w14:paraId="0B1EC28C"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361A2DE1" w14:textId="1C1FF7C9" w:rsidR="000327A2" w:rsidRPr="0068691B" w:rsidRDefault="00F10486" w:rsidP="0068691B">
      <w:pPr>
        <w:spacing w:beforeLines="24" w:before="57" w:afterLines="24" w:after="57" w:line="360" w:lineRule="auto"/>
        <w:jc w:val="both"/>
        <w:rPr>
          <w:rFonts w:ascii="Arial" w:hAnsi="Arial" w:cs="Arial"/>
          <w:b/>
          <w:bCs/>
          <w:sz w:val="24"/>
          <w:szCs w:val="24"/>
        </w:rPr>
      </w:pPr>
      <w:r>
        <w:rPr>
          <w:rFonts w:ascii="Arial" w:eastAsia="Arial" w:hAnsi="Arial" w:cs="Arial"/>
          <w:b/>
          <w:sz w:val="24"/>
          <w:szCs w:val="24"/>
          <w:shd w:val="clear" w:color="auto" w:fill="4A86E8"/>
        </w:rPr>
        <w:t>&lt;H2&gt;</w:t>
      </w:r>
      <w:r w:rsidR="001301C1" w:rsidRPr="0068691B">
        <w:rPr>
          <w:rFonts w:ascii="Arial" w:eastAsia="Arial" w:hAnsi="Arial" w:cs="Arial"/>
          <w:b/>
          <w:bCs/>
          <w:color w:val="000000"/>
          <w:sz w:val="24"/>
          <w:szCs w:val="24"/>
        </w:rPr>
        <w:t xml:space="preserve">Validação da </w:t>
      </w:r>
      <w:r>
        <w:rPr>
          <w:rFonts w:ascii="Arial" w:eastAsia="Arial" w:hAnsi="Arial" w:cs="Arial"/>
          <w:b/>
          <w:bCs/>
          <w:color w:val="000000"/>
          <w:sz w:val="24"/>
          <w:szCs w:val="24"/>
        </w:rPr>
        <w:t>m</w:t>
      </w:r>
      <w:r w:rsidR="001301C1" w:rsidRPr="0068691B">
        <w:rPr>
          <w:rFonts w:ascii="Arial" w:eastAsia="Arial" w:hAnsi="Arial" w:cs="Arial"/>
          <w:b/>
          <w:bCs/>
          <w:color w:val="000000"/>
          <w:sz w:val="24"/>
          <w:szCs w:val="24"/>
        </w:rPr>
        <w:t xml:space="preserve">atriz de </w:t>
      </w:r>
      <w:r>
        <w:rPr>
          <w:rFonts w:ascii="Arial" w:eastAsia="Arial" w:hAnsi="Arial" w:cs="Arial"/>
          <w:b/>
          <w:bCs/>
          <w:color w:val="000000"/>
          <w:sz w:val="24"/>
          <w:szCs w:val="24"/>
        </w:rPr>
        <w:t>p</w:t>
      </w:r>
      <w:r w:rsidR="001301C1" w:rsidRPr="0068691B">
        <w:rPr>
          <w:rFonts w:ascii="Arial" w:eastAsia="Arial" w:hAnsi="Arial" w:cs="Arial"/>
          <w:b/>
          <w:bCs/>
          <w:color w:val="000000"/>
          <w:sz w:val="24"/>
          <w:szCs w:val="24"/>
        </w:rPr>
        <w:t>lanejamento</w:t>
      </w:r>
      <w:r>
        <w:rPr>
          <w:rFonts w:ascii="Arial" w:eastAsia="Arial" w:hAnsi="Arial" w:cs="Arial"/>
          <w:b/>
          <w:sz w:val="24"/>
          <w:szCs w:val="24"/>
          <w:shd w:val="clear" w:color="auto" w:fill="4A86E8"/>
        </w:rPr>
        <w:t>&lt;H2/&gt;</w:t>
      </w:r>
    </w:p>
    <w:p w14:paraId="255EF359"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02281838" w14:textId="23599303" w:rsidR="000327A2"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Depois de elaborada</w:t>
      </w:r>
      <w:r w:rsidR="00F330B0">
        <w:rPr>
          <w:rFonts w:ascii="Arial" w:eastAsia="Arial" w:hAnsi="Arial" w:cs="Arial"/>
          <w:color w:val="000000"/>
          <w:sz w:val="24"/>
          <w:szCs w:val="24"/>
        </w:rPr>
        <w:t>,</w:t>
      </w:r>
      <w:r w:rsidRPr="0068691B">
        <w:rPr>
          <w:rFonts w:ascii="Arial" w:eastAsia="Arial" w:hAnsi="Arial" w:cs="Arial"/>
          <w:color w:val="000000"/>
          <w:sz w:val="24"/>
          <w:szCs w:val="24"/>
        </w:rPr>
        <w:t xml:space="preserve"> a matriz de planejamento deve ser validada pela equipe de investigação</w:t>
      </w:r>
      <w:r w:rsidR="00F330B0">
        <w:rPr>
          <w:rFonts w:ascii="Arial" w:eastAsia="Arial" w:hAnsi="Arial" w:cs="Arial"/>
          <w:color w:val="000000"/>
          <w:sz w:val="24"/>
          <w:szCs w:val="24"/>
        </w:rPr>
        <w:t xml:space="preserve"> para que críticas</w:t>
      </w:r>
      <w:r w:rsidRPr="0068691B">
        <w:rPr>
          <w:rFonts w:ascii="Arial" w:eastAsia="Arial" w:hAnsi="Arial" w:cs="Arial"/>
          <w:color w:val="000000"/>
          <w:sz w:val="24"/>
          <w:szCs w:val="24"/>
        </w:rPr>
        <w:t xml:space="preserve"> e sugestões</w:t>
      </w:r>
      <w:r w:rsidR="00F330B0">
        <w:rPr>
          <w:rFonts w:ascii="Arial" w:eastAsia="Arial" w:hAnsi="Arial" w:cs="Arial"/>
          <w:color w:val="000000"/>
          <w:sz w:val="24"/>
          <w:szCs w:val="24"/>
        </w:rPr>
        <w:t xml:space="preserve"> sejam levantadas</w:t>
      </w:r>
      <w:r w:rsidRPr="0068691B">
        <w:rPr>
          <w:rFonts w:ascii="Arial" w:eastAsia="Arial" w:hAnsi="Arial" w:cs="Arial"/>
          <w:color w:val="000000"/>
          <w:sz w:val="24"/>
          <w:szCs w:val="24"/>
        </w:rPr>
        <w:t xml:space="preserve"> </w:t>
      </w:r>
      <w:r w:rsidR="00293E63">
        <w:rPr>
          <w:rFonts w:ascii="Arial" w:eastAsia="Arial" w:hAnsi="Arial" w:cs="Arial"/>
          <w:color w:val="000000"/>
          <w:sz w:val="24"/>
          <w:szCs w:val="24"/>
        </w:rPr>
        <w:t xml:space="preserve">e colaborem </w:t>
      </w:r>
      <w:r w:rsidRPr="0068691B">
        <w:rPr>
          <w:rFonts w:ascii="Arial" w:eastAsia="Arial" w:hAnsi="Arial" w:cs="Arial"/>
          <w:color w:val="000000"/>
          <w:sz w:val="24"/>
          <w:szCs w:val="24"/>
        </w:rPr>
        <w:t xml:space="preserve">para seu aperfeiçoamento. O objetivo específico da validação </w:t>
      </w:r>
      <w:r w:rsidR="00F330B0">
        <w:rPr>
          <w:rFonts w:ascii="Arial" w:eastAsia="Arial" w:hAnsi="Arial" w:cs="Arial"/>
          <w:color w:val="000000"/>
          <w:sz w:val="24"/>
          <w:szCs w:val="24"/>
        </w:rPr>
        <w:t xml:space="preserve">se faz por </w:t>
      </w:r>
      <w:ins w:id="31" w:author="Cíntia" w:date="2019-11-29T14:58:00Z">
        <w:r w:rsidR="00C67966">
          <w:rPr>
            <w:rFonts w:ascii="Arial" w:eastAsia="Arial" w:hAnsi="Arial" w:cs="Arial"/>
            <w:color w:val="000000"/>
            <w:sz w:val="24"/>
            <w:szCs w:val="24"/>
          </w:rPr>
          <w:t>cinco</w:t>
        </w:r>
      </w:ins>
      <w:del w:id="32" w:author="Cíntia" w:date="2019-11-29T14:58:00Z">
        <w:r w:rsidR="00F330B0" w:rsidDel="00C67966">
          <w:rPr>
            <w:rFonts w:ascii="Arial" w:eastAsia="Arial" w:hAnsi="Arial" w:cs="Arial"/>
            <w:color w:val="000000"/>
            <w:sz w:val="24"/>
            <w:szCs w:val="24"/>
          </w:rPr>
          <w:delText>quatro</w:delText>
        </w:r>
      </w:del>
      <w:r w:rsidR="00F330B0">
        <w:rPr>
          <w:rFonts w:ascii="Arial" w:eastAsia="Arial" w:hAnsi="Arial" w:cs="Arial"/>
          <w:color w:val="000000"/>
          <w:sz w:val="24"/>
          <w:szCs w:val="24"/>
        </w:rPr>
        <w:t xml:space="preserve"> aspectos</w:t>
      </w:r>
      <w:ins w:id="33" w:author="Cíntia" w:date="2019-11-29T14:56:00Z">
        <w:r w:rsidR="00C67966">
          <w:rPr>
            <w:rFonts w:ascii="Arial" w:eastAsia="Arial" w:hAnsi="Arial" w:cs="Arial"/>
            <w:color w:val="000000"/>
            <w:sz w:val="24"/>
            <w:szCs w:val="24"/>
          </w:rPr>
          <w:t>. Clique nas setas a seguir para</w:t>
        </w:r>
      </w:ins>
      <w:r w:rsidR="00F330B0">
        <w:rPr>
          <w:rFonts w:ascii="Arial" w:eastAsia="Arial" w:hAnsi="Arial" w:cs="Arial"/>
          <w:color w:val="000000"/>
          <w:sz w:val="24"/>
          <w:szCs w:val="24"/>
        </w:rPr>
        <w:t xml:space="preserve"> </w:t>
      </w:r>
      <w:ins w:id="34" w:author="Cíntia" w:date="2019-11-29T14:58:00Z">
        <w:r w:rsidR="00C67966">
          <w:rPr>
            <w:rFonts w:ascii="Arial" w:eastAsia="Arial" w:hAnsi="Arial" w:cs="Arial"/>
            <w:color w:val="000000"/>
            <w:sz w:val="24"/>
            <w:szCs w:val="24"/>
          </w:rPr>
          <w:t>conhece-los</w:t>
        </w:r>
      </w:ins>
      <w:del w:id="35" w:author="Cíntia" w:date="2019-11-29T14:58:00Z">
        <w:r w:rsidR="00293E63" w:rsidDel="00C67966">
          <w:rPr>
            <w:rFonts w:ascii="Arial" w:eastAsia="Arial" w:hAnsi="Arial" w:cs="Arial"/>
            <w:color w:val="000000"/>
            <w:sz w:val="24"/>
            <w:szCs w:val="24"/>
          </w:rPr>
          <w:delText>qu</w:delText>
        </w:r>
        <w:r w:rsidR="00F330B0" w:rsidDel="00C67966">
          <w:rPr>
            <w:rFonts w:ascii="Arial" w:eastAsia="Arial" w:hAnsi="Arial" w:cs="Arial"/>
            <w:color w:val="000000"/>
            <w:sz w:val="24"/>
            <w:szCs w:val="24"/>
          </w:rPr>
          <w:delText xml:space="preserve">e são demonstrados </w:delText>
        </w:r>
      </w:del>
      <w:del w:id="36" w:author="Cíntia" w:date="2019-11-29T14:56:00Z">
        <w:r w:rsidR="00F16BBC" w:rsidDel="00C67966">
          <w:rPr>
            <w:rFonts w:ascii="Arial" w:eastAsia="Arial" w:hAnsi="Arial" w:cs="Arial"/>
            <w:color w:val="000000"/>
            <w:sz w:val="24"/>
            <w:szCs w:val="24"/>
          </w:rPr>
          <w:delText xml:space="preserve">na figura </w:delText>
        </w:r>
      </w:del>
      <w:del w:id="37" w:author="Cíntia" w:date="2019-11-29T14:59:00Z">
        <w:r w:rsidR="00F330B0" w:rsidDel="00C67966">
          <w:rPr>
            <w:rFonts w:ascii="Arial" w:eastAsia="Arial" w:hAnsi="Arial" w:cs="Arial"/>
            <w:color w:val="000000"/>
            <w:sz w:val="24"/>
            <w:szCs w:val="24"/>
          </w:rPr>
          <w:delText>a seguir</w:delText>
        </w:r>
      </w:del>
      <w:r w:rsidR="00F330B0">
        <w:rPr>
          <w:rFonts w:ascii="Arial" w:eastAsia="Arial" w:hAnsi="Arial" w:cs="Arial"/>
          <w:color w:val="000000"/>
          <w:sz w:val="24"/>
          <w:szCs w:val="24"/>
        </w:rPr>
        <w:t>.</w:t>
      </w:r>
    </w:p>
    <w:p w14:paraId="2FF3F08A" w14:textId="78084E87" w:rsidR="001D06F9" w:rsidRPr="00754243" w:rsidRDefault="001D06F9" w:rsidP="009C12E4">
      <w:pPr>
        <w:pStyle w:val="Textodecomentrio"/>
        <w:numPr>
          <w:ilvl w:val="0"/>
          <w:numId w:val="19"/>
        </w:numPr>
        <w:spacing w:line="360" w:lineRule="auto"/>
        <w:rPr>
          <w:rFonts w:ascii="Arial" w:eastAsia="Arial" w:hAnsi="Arial" w:cs="Arial"/>
          <w:color w:val="000000"/>
          <w:sz w:val="24"/>
          <w:szCs w:val="24"/>
        </w:rPr>
      </w:pPr>
      <w:commentRangeStart w:id="38"/>
      <w:r w:rsidRPr="00754243">
        <w:rPr>
          <w:rFonts w:ascii="Arial" w:eastAsia="Arial" w:hAnsi="Arial" w:cs="Arial"/>
          <w:color w:val="000000"/>
          <w:sz w:val="24"/>
          <w:szCs w:val="24"/>
        </w:rPr>
        <w:t>Conferir</w:t>
      </w:r>
      <w:r w:rsidR="00754243" w:rsidRPr="00754243">
        <w:rPr>
          <w:rFonts w:ascii="Arial" w:eastAsia="Arial" w:hAnsi="Arial" w:cs="Arial"/>
          <w:color w:val="000000"/>
          <w:sz w:val="24"/>
          <w:szCs w:val="24"/>
        </w:rPr>
        <w:t xml:space="preserve"> o</w:t>
      </w:r>
      <w:r w:rsidRPr="00754243">
        <w:rPr>
          <w:rFonts w:ascii="Arial" w:eastAsia="Arial" w:hAnsi="Arial" w:cs="Arial"/>
          <w:color w:val="000000"/>
          <w:sz w:val="24"/>
          <w:szCs w:val="24"/>
        </w:rPr>
        <w:t xml:space="preserve"> rigor científico da proposta metodológica da investigação.</w:t>
      </w:r>
    </w:p>
    <w:p w14:paraId="79C92380" w14:textId="4D869190" w:rsidR="001D06F9" w:rsidRPr="00754243" w:rsidRDefault="001D06F9" w:rsidP="009C12E4">
      <w:pPr>
        <w:pStyle w:val="Textodecomentrio"/>
        <w:numPr>
          <w:ilvl w:val="0"/>
          <w:numId w:val="19"/>
        </w:numPr>
        <w:spacing w:line="360" w:lineRule="auto"/>
        <w:rPr>
          <w:rFonts w:ascii="Arial" w:eastAsia="Arial" w:hAnsi="Arial" w:cs="Arial"/>
          <w:color w:val="000000"/>
          <w:sz w:val="24"/>
          <w:szCs w:val="24"/>
        </w:rPr>
      </w:pPr>
      <w:r w:rsidRPr="00754243">
        <w:rPr>
          <w:rFonts w:ascii="Arial" w:eastAsia="Arial" w:hAnsi="Arial" w:cs="Arial"/>
          <w:color w:val="000000"/>
          <w:sz w:val="24"/>
          <w:szCs w:val="24"/>
        </w:rPr>
        <w:t>Reavaliar</w:t>
      </w:r>
      <w:r w:rsidR="00754243" w:rsidRPr="00754243">
        <w:rPr>
          <w:rFonts w:ascii="Arial" w:eastAsia="Arial" w:hAnsi="Arial" w:cs="Arial"/>
          <w:color w:val="000000"/>
          <w:sz w:val="24"/>
          <w:szCs w:val="24"/>
        </w:rPr>
        <w:t xml:space="preserve"> </w:t>
      </w:r>
      <w:r w:rsidR="00754243">
        <w:rPr>
          <w:rFonts w:ascii="Arial" w:eastAsia="Arial" w:hAnsi="Arial" w:cs="Arial"/>
          <w:color w:val="000000"/>
          <w:sz w:val="24"/>
          <w:szCs w:val="24"/>
        </w:rPr>
        <w:t>a</w:t>
      </w:r>
      <w:r w:rsidRPr="00754243">
        <w:rPr>
          <w:rFonts w:ascii="Arial" w:eastAsia="Arial" w:hAnsi="Arial" w:cs="Arial"/>
          <w:color w:val="000000"/>
          <w:sz w:val="24"/>
          <w:szCs w:val="24"/>
        </w:rPr>
        <w:t xml:space="preserve"> validade das fontes de informação, as estratégias metodológicas de coleta e análise dos dados</w:t>
      </w:r>
      <w:r w:rsidRPr="009D6FE6">
        <w:rPr>
          <w:rFonts w:ascii="Arial" w:eastAsia="Arial" w:hAnsi="Arial" w:cs="Arial"/>
          <w:color w:val="000000"/>
          <w:sz w:val="24"/>
          <w:szCs w:val="24"/>
        </w:rPr>
        <w:t>.</w:t>
      </w:r>
    </w:p>
    <w:p w14:paraId="148439C7" w14:textId="20DB6A9A" w:rsidR="001D06F9" w:rsidRPr="00C55C9C" w:rsidRDefault="001D06F9" w:rsidP="009C12E4">
      <w:pPr>
        <w:pStyle w:val="Textodecomentrio"/>
        <w:numPr>
          <w:ilvl w:val="0"/>
          <w:numId w:val="19"/>
        </w:numPr>
        <w:spacing w:line="360" w:lineRule="auto"/>
        <w:rPr>
          <w:rFonts w:ascii="Arial" w:eastAsia="Arial" w:hAnsi="Arial" w:cs="Arial"/>
          <w:color w:val="000000"/>
          <w:sz w:val="24"/>
          <w:szCs w:val="24"/>
        </w:rPr>
      </w:pPr>
      <w:r w:rsidRPr="00C55C9C">
        <w:rPr>
          <w:rFonts w:ascii="Arial" w:eastAsia="Arial" w:hAnsi="Arial" w:cs="Arial"/>
          <w:color w:val="000000"/>
          <w:sz w:val="24"/>
          <w:szCs w:val="24"/>
        </w:rPr>
        <w:t>Orientar</w:t>
      </w:r>
      <w:r w:rsidR="00C55C9C" w:rsidRPr="00C55C9C">
        <w:rPr>
          <w:rFonts w:ascii="Arial" w:eastAsia="Arial" w:hAnsi="Arial" w:cs="Arial"/>
          <w:color w:val="000000"/>
          <w:sz w:val="24"/>
          <w:szCs w:val="24"/>
        </w:rPr>
        <w:t xml:space="preserve"> a</w:t>
      </w:r>
      <w:r w:rsidRPr="00C55C9C">
        <w:rPr>
          <w:rFonts w:ascii="Arial" w:eastAsia="Arial" w:hAnsi="Arial" w:cs="Arial"/>
          <w:color w:val="000000"/>
          <w:sz w:val="24"/>
          <w:szCs w:val="24"/>
        </w:rPr>
        <w:t xml:space="preserve"> equipe sobre os critérios e questões de investigação.</w:t>
      </w:r>
    </w:p>
    <w:p w14:paraId="657C922F" w14:textId="482170FC" w:rsidR="001D06F9" w:rsidRPr="00C55C9C" w:rsidRDefault="001D06F9" w:rsidP="009C12E4">
      <w:pPr>
        <w:pStyle w:val="Textodecomentrio"/>
        <w:numPr>
          <w:ilvl w:val="0"/>
          <w:numId w:val="19"/>
        </w:numPr>
        <w:spacing w:line="360" w:lineRule="auto"/>
        <w:rPr>
          <w:rFonts w:ascii="Arial" w:eastAsia="Arial" w:hAnsi="Arial" w:cs="Arial"/>
          <w:color w:val="000000"/>
          <w:sz w:val="24"/>
          <w:szCs w:val="24"/>
        </w:rPr>
      </w:pPr>
      <w:r w:rsidRPr="00C55C9C">
        <w:rPr>
          <w:rFonts w:ascii="Arial" w:eastAsia="Arial" w:hAnsi="Arial" w:cs="Arial"/>
          <w:color w:val="000000"/>
          <w:sz w:val="24"/>
          <w:szCs w:val="24"/>
        </w:rPr>
        <w:t>Assegurar</w:t>
      </w:r>
      <w:r w:rsidR="00C55C9C" w:rsidRPr="00C55C9C">
        <w:rPr>
          <w:rFonts w:ascii="Arial" w:eastAsia="Arial" w:hAnsi="Arial" w:cs="Arial"/>
          <w:color w:val="000000"/>
          <w:sz w:val="24"/>
          <w:szCs w:val="24"/>
        </w:rPr>
        <w:t xml:space="preserve"> a</w:t>
      </w:r>
      <w:r w:rsidRPr="00C55C9C">
        <w:rPr>
          <w:rFonts w:ascii="Arial" w:eastAsia="Arial" w:hAnsi="Arial" w:cs="Arial"/>
          <w:color w:val="000000"/>
          <w:sz w:val="24"/>
          <w:szCs w:val="24"/>
        </w:rPr>
        <w:t xml:space="preserve"> qualidade da investigação.</w:t>
      </w:r>
    </w:p>
    <w:p w14:paraId="715365C3" w14:textId="7761FBD2" w:rsidR="001D06F9" w:rsidRPr="00C55C9C" w:rsidRDefault="001D06F9" w:rsidP="009C12E4">
      <w:pPr>
        <w:pStyle w:val="Textodecomentrio"/>
        <w:numPr>
          <w:ilvl w:val="0"/>
          <w:numId w:val="19"/>
        </w:numPr>
        <w:spacing w:line="360" w:lineRule="auto"/>
        <w:rPr>
          <w:rFonts w:ascii="Arial" w:eastAsia="Arial" w:hAnsi="Arial" w:cs="Arial"/>
          <w:color w:val="000000"/>
          <w:sz w:val="24"/>
          <w:szCs w:val="24"/>
        </w:rPr>
      </w:pPr>
      <w:r w:rsidRPr="00C55C9C">
        <w:rPr>
          <w:rFonts w:ascii="Arial" w:eastAsia="Arial" w:hAnsi="Arial" w:cs="Arial"/>
          <w:color w:val="000000"/>
          <w:sz w:val="24"/>
          <w:szCs w:val="24"/>
        </w:rPr>
        <w:t>Alertar</w:t>
      </w:r>
      <w:r w:rsidR="00C55C9C" w:rsidRPr="00C55C9C">
        <w:rPr>
          <w:rFonts w:ascii="Arial" w:eastAsia="Arial" w:hAnsi="Arial" w:cs="Arial"/>
          <w:color w:val="000000"/>
          <w:sz w:val="24"/>
          <w:szCs w:val="24"/>
        </w:rPr>
        <w:t xml:space="preserve"> a</w:t>
      </w:r>
      <w:r w:rsidRPr="00C55C9C">
        <w:rPr>
          <w:rFonts w:ascii="Arial" w:eastAsia="Arial" w:hAnsi="Arial" w:cs="Arial"/>
          <w:color w:val="000000"/>
          <w:sz w:val="24"/>
          <w:szCs w:val="24"/>
        </w:rPr>
        <w:t xml:space="preserve"> equipe sobre possíveis equívocos quanto </w:t>
      </w:r>
      <w:r w:rsidR="00B0000F" w:rsidRPr="00C55C9C">
        <w:rPr>
          <w:rFonts w:ascii="Arial" w:eastAsia="Arial" w:hAnsi="Arial" w:cs="Arial"/>
          <w:color w:val="000000"/>
          <w:sz w:val="24"/>
          <w:szCs w:val="24"/>
        </w:rPr>
        <w:t>à</w:t>
      </w:r>
      <w:r w:rsidRPr="00C55C9C">
        <w:rPr>
          <w:rFonts w:ascii="Arial" w:eastAsia="Arial" w:hAnsi="Arial" w:cs="Arial"/>
          <w:color w:val="000000"/>
          <w:sz w:val="24"/>
          <w:szCs w:val="24"/>
        </w:rPr>
        <w:t xml:space="preserve"> efetividade de métodos e técnicas propostas</w:t>
      </w:r>
      <w:r w:rsidRPr="009D6FE6">
        <w:rPr>
          <w:rFonts w:ascii="Arial" w:eastAsia="Arial" w:hAnsi="Arial" w:cs="Arial"/>
          <w:color w:val="000000"/>
          <w:sz w:val="24"/>
          <w:szCs w:val="24"/>
        </w:rPr>
        <w:t>.</w:t>
      </w:r>
      <w:commentRangeEnd w:id="38"/>
      <w:r w:rsidR="009973B9">
        <w:rPr>
          <w:rStyle w:val="Refdecomentrio"/>
        </w:rPr>
        <w:commentReference w:id="38"/>
      </w:r>
    </w:p>
    <w:p w14:paraId="316B794B" w14:textId="02977F21" w:rsidR="0083166F" w:rsidRDefault="0083166F" w:rsidP="00293E63">
      <w:pPr>
        <w:spacing w:beforeLines="24" w:before="57" w:afterLines="24" w:after="57" w:line="360" w:lineRule="auto"/>
        <w:jc w:val="center"/>
        <w:rPr>
          <w:rFonts w:ascii="Arial" w:eastAsia="Times New Roman" w:hAnsi="Arial" w:cs="Arial"/>
          <w:color w:val="FF0000"/>
        </w:rPr>
      </w:pPr>
    </w:p>
    <w:p w14:paraId="2F5B4D67" w14:textId="5CF16007" w:rsidR="00AB7654" w:rsidRDefault="00A43266"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Vejamos que</w:t>
      </w:r>
      <w:r w:rsidR="00AB7654">
        <w:rPr>
          <w:rFonts w:ascii="Arial" w:eastAsia="Arial" w:hAnsi="Arial" w:cs="Arial"/>
          <w:color w:val="000000"/>
          <w:sz w:val="24"/>
          <w:szCs w:val="24"/>
        </w:rPr>
        <w:t xml:space="preserve"> </w:t>
      </w:r>
      <w:r w:rsidR="00470091">
        <w:rPr>
          <w:rFonts w:ascii="Arial" w:eastAsia="Arial" w:hAnsi="Arial" w:cs="Arial"/>
          <w:color w:val="000000"/>
          <w:sz w:val="24"/>
          <w:szCs w:val="24"/>
        </w:rPr>
        <w:t>es</w:t>
      </w:r>
      <w:r w:rsidR="00B0000F">
        <w:rPr>
          <w:rFonts w:ascii="Arial" w:eastAsia="Arial" w:hAnsi="Arial" w:cs="Arial"/>
          <w:color w:val="000000"/>
          <w:sz w:val="24"/>
          <w:szCs w:val="24"/>
        </w:rPr>
        <w:t>s</w:t>
      </w:r>
      <w:r w:rsidR="00470091">
        <w:rPr>
          <w:rFonts w:ascii="Arial" w:eastAsia="Arial" w:hAnsi="Arial" w:cs="Arial"/>
          <w:color w:val="000000"/>
          <w:sz w:val="24"/>
          <w:szCs w:val="24"/>
        </w:rPr>
        <w:t xml:space="preserve">es </w:t>
      </w:r>
      <w:r w:rsidR="00470091" w:rsidRPr="00C55C9C">
        <w:rPr>
          <w:rFonts w:ascii="Arial" w:eastAsia="Arial" w:hAnsi="Arial" w:cs="Arial"/>
          <w:color w:val="000000"/>
          <w:sz w:val="24"/>
          <w:szCs w:val="24"/>
        </w:rPr>
        <w:t xml:space="preserve">aspectos </w:t>
      </w:r>
      <w:r w:rsidR="00720FB1" w:rsidRPr="00C55C9C">
        <w:rPr>
          <w:rFonts w:ascii="Arial" w:eastAsia="Arial" w:hAnsi="Arial" w:cs="Arial"/>
          <w:color w:val="000000"/>
          <w:sz w:val="24"/>
          <w:szCs w:val="24"/>
        </w:rPr>
        <w:t>garante</w:t>
      </w:r>
      <w:r w:rsidR="00B1601D" w:rsidRPr="00C55C9C">
        <w:rPr>
          <w:rFonts w:ascii="Arial" w:eastAsia="Arial" w:hAnsi="Arial" w:cs="Arial"/>
          <w:color w:val="000000"/>
          <w:sz w:val="24"/>
          <w:szCs w:val="24"/>
        </w:rPr>
        <w:t>m</w:t>
      </w:r>
      <w:r w:rsidR="00720FB1" w:rsidRPr="00C55C9C">
        <w:rPr>
          <w:rFonts w:ascii="Arial" w:eastAsia="Arial" w:hAnsi="Arial" w:cs="Arial"/>
          <w:color w:val="000000"/>
          <w:sz w:val="24"/>
          <w:szCs w:val="24"/>
        </w:rPr>
        <w:t xml:space="preserve"> uma</w:t>
      </w:r>
      <w:r w:rsidR="00AB7654" w:rsidRPr="00C55C9C">
        <w:rPr>
          <w:rFonts w:ascii="Arial" w:eastAsia="Arial" w:hAnsi="Arial" w:cs="Arial"/>
          <w:color w:val="000000"/>
          <w:sz w:val="24"/>
          <w:szCs w:val="24"/>
        </w:rPr>
        <w:t xml:space="preserve"> avaliação</w:t>
      </w:r>
      <w:r w:rsidR="00720FB1" w:rsidRPr="00C55C9C">
        <w:rPr>
          <w:rFonts w:ascii="Arial" w:eastAsia="Arial" w:hAnsi="Arial" w:cs="Arial"/>
          <w:color w:val="000000"/>
          <w:sz w:val="24"/>
          <w:szCs w:val="24"/>
        </w:rPr>
        <w:t xml:space="preserve"> mais precisa</w:t>
      </w:r>
      <w:r w:rsidR="00AB7654" w:rsidRPr="00C55C9C">
        <w:rPr>
          <w:rFonts w:ascii="Arial" w:eastAsia="Arial" w:hAnsi="Arial" w:cs="Arial"/>
          <w:color w:val="000000"/>
          <w:sz w:val="24"/>
          <w:szCs w:val="24"/>
        </w:rPr>
        <w:t xml:space="preserve"> do processo de investigação</w:t>
      </w:r>
      <w:r w:rsidR="00B0000F" w:rsidRPr="00C55C9C">
        <w:rPr>
          <w:rFonts w:ascii="Arial" w:eastAsia="Arial" w:hAnsi="Arial" w:cs="Arial"/>
          <w:color w:val="000000"/>
          <w:sz w:val="24"/>
          <w:szCs w:val="24"/>
        </w:rPr>
        <w:t xml:space="preserve"> e</w:t>
      </w:r>
      <w:r w:rsidR="00AB7654" w:rsidRPr="00C55C9C">
        <w:rPr>
          <w:rFonts w:ascii="Arial" w:eastAsia="Arial" w:hAnsi="Arial" w:cs="Arial"/>
          <w:color w:val="000000"/>
          <w:sz w:val="24"/>
          <w:szCs w:val="24"/>
        </w:rPr>
        <w:t xml:space="preserve"> </w:t>
      </w:r>
      <w:r w:rsidR="00720FB1" w:rsidRPr="00C55C9C">
        <w:rPr>
          <w:rFonts w:ascii="Arial" w:eastAsia="Arial" w:hAnsi="Arial" w:cs="Arial"/>
          <w:color w:val="000000"/>
          <w:sz w:val="24"/>
          <w:szCs w:val="24"/>
        </w:rPr>
        <w:t>auxilia</w:t>
      </w:r>
      <w:r w:rsidR="00B0000F" w:rsidRPr="00C55C9C">
        <w:rPr>
          <w:rFonts w:ascii="Arial" w:eastAsia="Arial" w:hAnsi="Arial" w:cs="Arial"/>
          <w:color w:val="000000"/>
          <w:sz w:val="24"/>
          <w:szCs w:val="24"/>
        </w:rPr>
        <w:t>m</w:t>
      </w:r>
      <w:r w:rsidR="00720FB1" w:rsidRPr="00C55C9C">
        <w:rPr>
          <w:rFonts w:ascii="Arial" w:eastAsia="Arial" w:hAnsi="Arial" w:cs="Arial"/>
          <w:color w:val="000000"/>
          <w:sz w:val="24"/>
          <w:szCs w:val="24"/>
        </w:rPr>
        <w:t xml:space="preserve"> a equipe </w:t>
      </w:r>
      <w:r w:rsidR="00B1601D" w:rsidRPr="00C55C9C">
        <w:rPr>
          <w:rFonts w:ascii="Arial" w:eastAsia="Arial" w:hAnsi="Arial" w:cs="Arial"/>
          <w:color w:val="000000"/>
          <w:sz w:val="24"/>
          <w:szCs w:val="24"/>
        </w:rPr>
        <w:t>na identificação dos</w:t>
      </w:r>
      <w:r w:rsidR="00AB7654" w:rsidRPr="00C55C9C">
        <w:rPr>
          <w:rFonts w:ascii="Arial" w:eastAsia="Arial" w:hAnsi="Arial" w:cs="Arial"/>
          <w:color w:val="000000"/>
          <w:sz w:val="24"/>
          <w:szCs w:val="24"/>
        </w:rPr>
        <w:t xml:space="preserve"> aspectos relevantes para a efetividade das propostas.</w:t>
      </w:r>
      <w:r w:rsidR="00AB7654">
        <w:rPr>
          <w:rFonts w:ascii="Arial" w:eastAsia="Arial" w:hAnsi="Arial" w:cs="Arial"/>
          <w:color w:val="000000"/>
          <w:sz w:val="24"/>
          <w:szCs w:val="24"/>
        </w:rPr>
        <w:t xml:space="preserve"> </w:t>
      </w:r>
    </w:p>
    <w:p w14:paraId="1D4F422E" w14:textId="4F30BADC" w:rsidR="00470091"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Para o debate</w:t>
      </w:r>
      <w:r w:rsidR="00AB7654">
        <w:rPr>
          <w:rFonts w:ascii="Arial" w:eastAsia="Arial" w:hAnsi="Arial" w:cs="Arial"/>
          <w:color w:val="000000"/>
          <w:sz w:val="24"/>
          <w:szCs w:val="24"/>
        </w:rPr>
        <w:t xml:space="preserve"> de avaliação da equipe</w:t>
      </w:r>
      <w:r w:rsidRPr="0068691B">
        <w:rPr>
          <w:rFonts w:ascii="Arial" w:eastAsia="Arial" w:hAnsi="Arial" w:cs="Arial"/>
          <w:color w:val="000000"/>
          <w:sz w:val="24"/>
          <w:szCs w:val="24"/>
        </w:rPr>
        <w:t xml:space="preserve">, deve ser montado um </w:t>
      </w:r>
      <w:r w:rsidRPr="00E81C66">
        <w:rPr>
          <w:rFonts w:ascii="Arial" w:eastAsia="Arial" w:hAnsi="Arial" w:cs="Arial"/>
          <w:b/>
          <w:bCs/>
          <w:color w:val="000000"/>
          <w:sz w:val="24"/>
          <w:szCs w:val="24"/>
        </w:rPr>
        <w:t>painel de referência</w:t>
      </w:r>
      <w:r w:rsidRPr="0068691B">
        <w:rPr>
          <w:rFonts w:ascii="Arial" w:eastAsia="Arial" w:hAnsi="Arial" w:cs="Arial"/>
          <w:color w:val="000000"/>
          <w:sz w:val="24"/>
          <w:szCs w:val="24"/>
        </w:rPr>
        <w:t xml:space="preserve"> com a participação efetiva de cada membro sob a supervisão e orientação do coordenador da investigação.</w:t>
      </w:r>
    </w:p>
    <w:p w14:paraId="4CE19397" w14:textId="5A8354FE" w:rsidR="00C5280C" w:rsidRDefault="001D06F9" w:rsidP="0068691B">
      <w:pPr>
        <w:spacing w:beforeLines="24" w:before="57" w:afterLines="24" w:after="57" w:line="360" w:lineRule="auto"/>
        <w:jc w:val="both"/>
        <w:rPr>
          <w:rFonts w:ascii="Arial" w:eastAsia="Arial" w:hAnsi="Arial" w:cs="Arial"/>
          <w:color w:val="000000"/>
          <w:sz w:val="24"/>
          <w:szCs w:val="24"/>
        </w:rPr>
      </w:pPr>
      <w:commentRangeStart w:id="39"/>
      <w:r>
        <w:rPr>
          <w:noProof/>
        </w:rPr>
        <w:lastRenderedPageBreak/>
        <w:drawing>
          <wp:inline distT="0" distB="0" distL="0" distR="0" wp14:anchorId="4181E16E" wp14:editId="2E1CB8B2">
            <wp:extent cx="5671185" cy="3969829"/>
            <wp:effectExtent l="0" t="0" r="5715" b="0"/>
            <wp:docPr id="8" name="Imagem 8" descr="Detective mão segurando uma lupa na frente de uma placa com evidências, fotos da cena do crime e mapa. imagem de alto contr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ctive mão segurando uma lupa na frente de uma placa com evidências, fotos da cena do crime e mapa. imagem de alto contras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1185" cy="3969829"/>
                    </a:xfrm>
                    <a:prstGeom prst="rect">
                      <a:avLst/>
                    </a:prstGeom>
                    <a:noFill/>
                    <a:ln>
                      <a:noFill/>
                    </a:ln>
                  </pic:spPr>
                </pic:pic>
              </a:graphicData>
            </a:graphic>
          </wp:inline>
        </w:drawing>
      </w:r>
      <w:commentRangeEnd w:id="39"/>
      <w:r>
        <w:rPr>
          <w:rStyle w:val="Refdecomentrio"/>
        </w:rPr>
        <w:commentReference w:id="39"/>
      </w:r>
    </w:p>
    <w:p w14:paraId="46C402B7" w14:textId="690D7F72" w:rsidR="00C5280C" w:rsidRDefault="00C5280C" w:rsidP="000B5FE8">
      <w:pPr>
        <w:rPr>
          <w:rFonts w:ascii="Arial" w:eastAsia="Times New Roman" w:hAnsi="Arial" w:cs="Arial"/>
          <w:color w:val="FF0000"/>
        </w:rPr>
      </w:pPr>
      <w:r w:rsidRPr="00904212">
        <w:rPr>
          <w:rFonts w:ascii="Arial" w:eastAsia="Times New Roman" w:hAnsi="Arial" w:cs="Arial"/>
          <w:b/>
          <w:color w:val="FF0000"/>
        </w:rPr>
        <w:t xml:space="preserve">Figura </w:t>
      </w:r>
      <w:r>
        <w:rPr>
          <w:rFonts w:ascii="Arial" w:eastAsia="Times New Roman" w:hAnsi="Arial" w:cs="Arial"/>
          <w:b/>
          <w:color w:val="FF0000"/>
        </w:rPr>
        <w:t>1</w:t>
      </w:r>
      <w:r w:rsidR="00D12335">
        <w:rPr>
          <w:rFonts w:ascii="Arial" w:eastAsia="Times New Roman" w:hAnsi="Arial" w:cs="Arial"/>
          <w:b/>
          <w:color w:val="FF0000"/>
        </w:rPr>
        <w:t>0</w:t>
      </w:r>
      <w:r w:rsidRPr="00904212">
        <w:rPr>
          <w:rFonts w:ascii="Arial" w:eastAsia="Times New Roman" w:hAnsi="Arial" w:cs="Arial"/>
          <w:b/>
          <w:color w:val="FF0000"/>
        </w:rPr>
        <w:t>:</w:t>
      </w:r>
      <w:r>
        <w:rPr>
          <w:rFonts w:ascii="Arial" w:eastAsia="Times New Roman" w:hAnsi="Arial" w:cs="Arial"/>
          <w:color w:val="FF0000"/>
        </w:rPr>
        <w:t xml:space="preserve"> Painel de referência com contribuição coletiva</w:t>
      </w:r>
      <w:r w:rsidRPr="00904212">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w:t>
      </w:r>
      <w:r w:rsidR="00B923FA">
        <w:rPr>
          <w:rFonts w:ascii="Arial" w:eastAsia="Times New Roman" w:hAnsi="Arial" w:cs="Arial"/>
          <w:color w:val="FF0000"/>
        </w:rPr>
        <w:t>Shutterstock</w:t>
      </w:r>
      <w:r w:rsidR="00B1601D">
        <w:rPr>
          <w:rFonts w:ascii="Arial" w:eastAsia="Times New Roman" w:hAnsi="Arial" w:cs="Arial"/>
          <w:color w:val="FF0000"/>
        </w:rPr>
        <w:t xml:space="preserve"> </w:t>
      </w:r>
      <w:r>
        <w:rPr>
          <w:rFonts w:ascii="Arial" w:eastAsia="Times New Roman" w:hAnsi="Arial" w:cs="Arial"/>
          <w:color w:val="FF0000"/>
        </w:rPr>
        <w:t xml:space="preserve">(2019), adaptado por </w:t>
      </w:r>
      <w:r w:rsidRPr="00904212">
        <w:rPr>
          <w:rFonts w:ascii="Arial" w:eastAsia="Times New Roman" w:hAnsi="Arial" w:cs="Arial"/>
          <w:color w:val="FF0000"/>
        </w:rPr>
        <w:t>labSEAD-UFSC (2019).</w:t>
      </w:r>
    </w:p>
    <w:p w14:paraId="05302990" w14:textId="77777777" w:rsidR="00E714A2" w:rsidRDefault="00E714A2" w:rsidP="0068691B">
      <w:pPr>
        <w:spacing w:beforeLines="24" w:before="57" w:afterLines="24" w:after="57" w:line="360" w:lineRule="auto"/>
        <w:jc w:val="both"/>
        <w:rPr>
          <w:rFonts w:ascii="Arial" w:eastAsia="Arial" w:hAnsi="Arial" w:cs="Arial"/>
          <w:color w:val="000000"/>
          <w:sz w:val="24"/>
          <w:szCs w:val="24"/>
        </w:rPr>
      </w:pPr>
    </w:p>
    <w:p w14:paraId="3C81D1F4" w14:textId="504845E3"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 xml:space="preserve">Especialistas </w:t>
      </w:r>
      <w:r w:rsidR="00AB7654">
        <w:rPr>
          <w:rFonts w:ascii="Arial" w:eastAsia="Arial" w:hAnsi="Arial" w:cs="Arial"/>
          <w:color w:val="000000"/>
          <w:sz w:val="24"/>
          <w:szCs w:val="24"/>
        </w:rPr>
        <w:t xml:space="preserve">também </w:t>
      </w:r>
      <w:r w:rsidRPr="0068691B">
        <w:rPr>
          <w:rFonts w:ascii="Arial" w:eastAsia="Arial" w:hAnsi="Arial" w:cs="Arial"/>
          <w:color w:val="000000"/>
          <w:sz w:val="24"/>
          <w:szCs w:val="24"/>
        </w:rPr>
        <w:t xml:space="preserve">poderão ser consultados, como policiais de outros setores com conhecimento específico sobre </w:t>
      </w:r>
      <w:r w:rsidR="0067261F">
        <w:rPr>
          <w:rFonts w:ascii="Arial" w:eastAsia="Arial" w:hAnsi="Arial" w:cs="Arial"/>
          <w:color w:val="000000"/>
          <w:sz w:val="24"/>
          <w:szCs w:val="24"/>
        </w:rPr>
        <w:t xml:space="preserve">os </w:t>
      </w:r>
      <w:r w:rsidRPr="0068691B">
        <w:rPr>
          <w:rFonts w:ascii="Arial" w:eastAsia="Arial" w:hAnsi="Arial" w:cs="Arial"/>
          <w:color w:val="000000"/>
          <w:sz w:val="24"/>
          <w:szCs w:val="24"/>
        </w:rPr>
        <w:t>temas investigados,</w:t>
      </w:r>
      <w:r w:rsidR="0067261F">
        <w:rPr>
          <w:rFonts w:ascii="Arial" w:eastAsia="Arial" w:hAnsi="Arial" w:cs="Arial"/>
          <w:color w:val="000000"/>
          <w:sz w:val="24"/>
          <w:szCs w:val="24"/>
        </w:rPr>
        <w:t xml:space="preserve"> ou ainda professores</w:t>
      </w:r>
      <w:r w:rsidR="006C4D98">
        <w:rPr>
          <w:rFonts w:ascii="Arial" w:eastAsia="Arial" w:hAnsi="Arial" w:cs="Arial"/>
          <w:color w:val="000000"/>
          <w:sz w:val="24"/>
          <w:szCs w:val="24"/>
        </w:rPr>
        <w:t xml:space="preserve"> </w:t>
      </w:r>
      <w:r w:rsidR="0067261F">
        <w:rPr>
          <w:rFonts w:ascii="Arial" w:eastAsia="Arial" w:hAnsi="Arial" w:cs="Arial"/>
          <w:color w:val="000000"/>
          <w:sz w:val="24"/>
          <w:szCs w:val="24"/>
        </w:rPr>
        <w:t>universitário</w:t>
      </w:r>
      <w:r w:rsidR="009D365D">
        <w:rPr>
          <w:rFonts w:ascii="Arial" w:eastAsia="Arial" w:hAnsi="Arial" w:cs="Arial"/>
          <w:color w:val="000000"/>
          <w:sz w:val="24"/>
          <w:szCs w:val="24"/>
        </w:rPr>
        <w:t>s</w:t>
      </w:r>
      <w:r w:rsidR="0067261F">
        <w:rPr>
          <w:rFonts w:ascii="Arial" w:eastAsia="Arial" w:hAnsi="Arial" w:cs="Arial"/>
          <w:color w:val="000000"/>
          <w:sz w:val="24"/>
          <w:szCs w:val="24"/>
        </w:rPr>
        <w:t xml:space="preserve"> da área,</w:t>
      </w:r>
      <w:r w:rsidRPr="0068691B">
        <w:rPr>
          <w:rFonts w:ascii="Arial" w:eastAsia="Arial" w:hAnsi="Arial" w:cs="Arial"/>
          <w:color w:val="000000"/>
          <w:sz w:val="24"/>
          <w:szCs w:val="24"/>
        </w:rPr>
        <w:t xml:space="preserve"> </w:t>
      </w:r>
      <w:r w:rsidR="00470091">
        <w:rPr>
          <w:rFonts w:ascii="Arial" w:eastAsia="Arial" w:hAnsi="Arial" w:cs="Arial"/>
          <w:color w:val="000000"/>
          <w:sz w:val="24"/>
          <w:szCs w:val="24"/>
        </w:rPr>
        <w:t>por exemplo.</w:t>
      </w:r>
      <w:r w:rsidR="00E714A2">
        <w:rPr>
          <w:rFonts w:ascii="Arial" w:eastAsia="Arial" w:hAnsi="Arial" w:cs="Arial"/>
          <w:color w:val="000000"/>
          <w:sz w:val="24"/>
          <w:szCs w:val="24"/>
        </w:rPr>
        <w:t xml:space="preserve"> </w:t>
      </w:r>
      <w:r w:rsidR="00470091">
        <w:rPr>
          <w:rFonts w:ascii="Arial" w:eastAsia="Arial" w:hAnsi="Arial" w:cs="Arial"/>
          <w:color w:val="000000"/>
          <w:sz w:val="24"/>
          <w:szCs w:val="24"/>
        </w:rPr>
        <w:t>P</w:t>
      </w:r>
      <w:r w:rsidR="00B923FA">
        <w:rPr>
          <w:rFonts w:ascii="Arial" w:eastAsia="Arial" w:hAnsi="Arial" w:cs="Arial"/>
          <w:color w:val="000000"/>
          <w:sz w:val="24"/>
          <w:szCs w:val="24"/>
        </w:rPr>
        <w:t xml:space="preserve">orém, </w:t>
      </w:r>
      <w:r w:rsidR="00AB7654">
        <w:rPr>
          <w:rFonts w:ascii="Arial" w:eastAsia="Arial" w:hAnsi="Arial" w:cs="Arial"/>
          <w:color w:val="000000"/>
          <w:sz w:val="24"/>
          <w:szCs w:val="24"/>
        </w:rPr>
        <w:t>não podem</w:t>
      </w:r>
      <w:r w:rsidR="00C72091">
        <w:rPr>
          <w:rFonts w:ascii="Arial" w:eastAsia="Arial" w:hAnsi="Arial" w:cs="Arial"/>
          <w:color w:val="000000"/>
          <w:sz w:val="24"/>
          <w:szCs w:val="24"/>
        </w:rPr>
        <w:t xml:space="preserve">os esquecer que a participação </w:t>
      </w:r>
      <w:r w:rsidR="009D365D">
        <w:rPr>
          <w:rFonts w:ascii="Arial" w:eastAsia="Arial" w:hAnsi="Arial" w:cs="Arial"/>
          <w:color w:val="000000"/>
          <w:sz w:val="24"/>
          <w:szCs w:val="24"/>
        </w:rPr>
        <w:t>d</w:t>
      </w:r>
      <w:r w:rsidR="00AB7654">
        <w:rPr>
          <w:rFonts w:ascii="Arial" w:eastAsia="Arial" w:hAnsi="Arial" w:cs="Arial"/>
          <w:color w:val="000000"/>
          <w:sz w:val="24"/>
          <w:szCs w:val="24"/>
        </w:rPr>
        <w:t>os envolvidos</w:t>
      </w:r>
      <w:r w:rsidRPr="0068691B">
        <w:rPr>
          <w:rFonts w:ascii="Arial" w:eastAsia="Arial" w:hAnsi="Arial" w:cs="Arial"/>
          <w:color w:val="000000"/>
          <w:sz w:val="24"/>
          <w:szCs w:val="24"/>
        </w:rPr>
        <w:t xml:space="preserve"> </w:t>
      </w:r>
      <w:r w:rsidR="00C72091">
        <w:rPr>
          <w:rFonts w:ascii="Arial" w:eastAsia="Arial" w:hAnsi="Arial" w:cs="Arial"/>
          <w:color w:val="000000"/>
          <w:sz w:val="24"/>
          <w:szCs w:val="24"/>
        </w:rPr>
        <w:t>precisa respeitar</w:t>
      </w:r>
      <w:r w:rsidRPr="0068691B">
        <w:rPr>
          <w:rFonts w:ascii="Arial" w:eastAsia="Arial" w:hAnsi="Arial" w:cs="Arial"/>
          <w:color w:val="000000"/>
          <w:sz w:val="24"/>
          <w:szCs w:val="24"/>
        </w:rPr>
        <w:t xml:space="preserve"> os limites do sigilo</w:t>
      </w:r>
      <w:r w:rsidR="00470091">
        <w:rPr>
          <w:rFonts w:ascii="Arial" w:eastAsia="Arial" w:hAnsi="Arial" w:cs="Arial"/>
          <w:color w:val="000000"/>
          <w:sz w:val="24"/>
          <w:szCs w:val="24"/>
        </w:rPr>
        <w:t xml:space="preserve"> e de quebra do processo investigatório.</w:t>
      </w:r>
    </w:p>
    <w:p w14:paraId="5B6047BE"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17AD3684" w14:textId="35CC441F" w:rsidR="000327A2" w:rsidRPr="0068691B" w:rsidRDefault="00F10486" w:rsidP="0068691B">
      <w:pPr>
        <w:spacing w:beforeLines="24" w:before="57" w:afterLines="24" w:after="57" w:line="360" w:lineRule="auto"/>
        <w:jc w:val="both"/>
        <w:rPr>
          <w:rFonts w:ascii="Arial" w:hAnsi="Arial" w:cs="Arial"/>
          <w:b/>
          <w:bCs/>
          <w:sz w:val="24"/>
          <w:szCs w:val="24"/>
        </w:rPr>
      </w:pPr>
      <w:r>
        <w:rPr>
          <w:rFonts w:ascii="Arial" w:eastAsia="Arial" w:hAnsi="Arial" w:cs="Arial"/>
          <w:b/>
          <w:sz w:val="24"/>
          <w:szCs w:val="24"/>
          <w:shd w:val="clear" w:color="auto" w:fill="4A86E8"/>
        </w:rPr>
        <w:t>&lt;H2&gt;</w:t>
      </w:r>
      <w:r w:rsidR="001301C1" w:rsidRPr="0068691B">
        <w:rPr>
          <w:rFonts w:ascii="Arial" w:eastAsia="Arial" w:hAnsi="Arial" w:cs="Arial"/>
          <w:b/>
          <w:bCs/>
          <w:color w:val="000000"/>
          <w:sz w:val="24"/>
          <w:szCs w:val="24"/>
        </w:rPr>
        <w:t>Seleção das ferramentas de coleta de dados</w:t>
      </w:r>
      <w:r>
        <w:rPr>
          <w:rFonts w:ascii="Arial" w:eastAsia="Arial" w:hAnsi="Arial" w:cs="Arial"/>
          <w:b/>
          <w:sz w:val="24"/>
          <w:szCs w:val="24"/>
          <w:shd w:val="clear" w:color="auto" w:fill="4A86E8"/>
        </w:rPr>
        <w:t>&lt;H2/&gt;</w:t>
      </w:r>
    </w:p>
    <w:p w14:paraId="6B112E68"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0D2E3E6D" w14:textId="5248EC66" w:rsidR="000327A2"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Definida e validada a matriz de planejamento, a equipe deve </w:t>
      </w:r>
      <w:r w:rsidR="002F6B1E">
        <w:rPr>
          <w:rFonts w:ascii="Arial" w:eastAsia="Arial" w:hAnsi="Arial" w:cs="Arial"/>
          <w:color w:val="000000"/>
          <w:sz w:val="24"/>
          <w:szCs w:val="24"/>
        </w:rPr>
        <w:t xml:space="preserve">então </w:t>
      </w:r>
      <w:r w:rsidRPr="0068691B">
        <w:rPr>
          <w:rFonts w:ascii="Arial" w:eastAsia="Arial" w:hAnsi="Arial" w:cs="Arial"/>
          <w:color w:val="000000"/>
          <w:sz w:val="24"/>
          <w:szCs w:val="24"/>
        </w:rPr>
        <w:t>escolh</w:t>
      </w:r>
      <w:r w:rsidR="002F6B1E">
        <w:rPr>
          <w:rFonts w:ascii="Arial" w:eastAsia="Arial" w:hAnsi="Arial" w:cs="Arial"/>
          <w:color w:val="000000"/>
          <w:sz w:val="24"/>
          <w:szCs w:val="24"/>
        </w:rPr>
        <w:t>er</w:t>
      </w:r>
      <w:r w:rsidRPr="0068691B">
        <w:rPr>
          <w:rFonts w:ascii="Arial" w:eastAsia="Arial" w:hAnsi="Arial" w:cs="Arial"/>
          <w:color w:val="000000"/>
          <w:sz w:val="24"/>
          <w:szCs w:val="24"/>
        </w:rPr>
        <w:t xml:space="preserve"> os métodos e técnicas mais adequad</w:t>
      </w:r>
      <w:r w:rsidR="00B0000F">
        <w:rPr>
          <w:rFonts w:ascii="Arial" w:eastAsia="Arial" w:hAnsi="Arial" w:cs="Arial"/>
          <w:color w:val="000000"/>
          <w:sz w:val="24"/>
          <w:szCs w:val="24"/>
        </w:rPr>
        <w:t>o</w:t>
      </w:r>
      <w:r w:rsidRPr="0068691B">
        <w:rPr>
          <w:rFonts w:ascii="Arial" w:eastAsia="Arial" w:hAnsi="Arial" w:cs="Arial"/>
          <w:color w:val="000000"/>
          <w:sz w:val="24"/>
          <w:szCs w:val="24"/>
        </w:rPr>
        <w:t>s para a coleta de dados</w:t>
      </w:r>
      <w:r w:rsidR="002F6B1E">
        <w:rPr>
          <w:rFonts w:ascii="Arial" w:eastAsia="Arial" w:hAnsi="Arial" w:cs="Arial"/>
          <w:color w:val="000000"/>
          <w:sz w:val="24"/>
          <w:szCs w:val="24"/>
        </w:rPr>
        <w:t>. Es</w:t>
      </w:r>
      <w:r w:rsidR="00B0000F">
        <w:rPr>
          <w:rFonts w:ascii="Arial" w:eastAsia="Arial" w:hAnsi="Arial" w:cs="Arial"/>
          <w:color w:val="000000"/>
          <w:sz w:val="24"/>
          <w:szCs w:val="24"/>
        </w:rPr>
        <w:t>s</w:t>
      </w:r>
      <w:r w:rsidR="002F6B1E">
        <w:rPr>
          <w:rFonts w:ascii="Arial" w:eastAsia="Arial" w:hAnsi="Arial" w:cs="Arial"/>
          <w:color w:val="000000"/>
          <w:sz w:val="24"/>
          <w:szCs w:val="24"/>
        </w:rPr>
        <w:t>as escolhas</w:t>
      </w:r>
      <w:r w:rsidRPr="0068691B">
        <w:rPr>
          <w:rFonts w:ascii="Arial" w:eastAsia="Arial" w:hAnsi="Arial" w:cs="Arial"/>
          <w:color w:val="000000"/>
          <w:sz w:val="24"/>
          <w:szCs w:val="24"/>
        </w:rPr>
        <w:t xml:space="preserve"> </w:t>
      </w:r>
      <w:r w:rsidR="00B850F7" w:rsidRPr="0068691B">
        <w:rPr>
          <w:rFonts w:ascii="Arial" w:eastAsia="Arial" w:hAnsi="Arial" w:cs="Arial"/>
          <w:color w:val="000000"/>
          <w:sz w:val="24"/>
          <w:szCs w:val="24"/>
        </w:rPr>
        <w:t>servirão d</w:t>
      </w:r>
      <w:r w:rsidR="00D96727" w:rsidRPr="0068691B">
        <w:rPr>
          <w:rFonts w:ascii="Arial" w:eastAsia="Arial" w:hAnsi="Arial" w:cs="Arial"/>
          <w:color w:val="000000"/>
          <w:sz w:val="24"/>
          <w:szCs w:val="24"/>
        </w:rPr>
        <w:t>e base para a produção das</w:t>
      </w:r>
      <w:r w:rsidRPr="0068691B">
        <w:rPr>
          <w:rFonts w:ascii="Arial" w:eastAsia="Arial" w:hAnsi="Arial" w:cs="Arial"/>
          <w:color w:val="000000"/>
          <w:sz w:val="24"/>
          <w:szCs w:val="24"/>
        </w:rPr>
        <w:t xml:space="preserve"> informações </w:t>
      </w:r>
      <w:r w:rsidR="00D96727" w:rsidRPr="0068691B">
        <w:rPr>
          <w:rFonts w:ascii="Arial" w:eastAsia="Arial" w:hAnsi="Arial" w:cs="Arial"/>
          <w:color w:val="000000"/>
          <w:sz w:val="24"/>
          <w:szCs w:val="24"/>
        </w:rPr>
        <w:t xml:space="preserve">sobre </w:t>
      </w:r>
      <w:r w:rsidRPr="0068691B">
        <w:rPr>
          <w:rFonts w:ascii="Arial" w:eastAsia="Arial" w:hAnsi="Arial" w:cs="Arial"/>
          <w:color w:val="000000"/>
          <w:sz w:val="24"/>
          <w:szCs w:val="24"/>
        </w:rPr>
        <w:t xml:space="preserve">evidências das provas. </w:t>
      </w:r>
    </w:p>
    <w:p w14:paraId="02882345" w14:textId="52A1E8C9" w:rsidR="000327A2" w:rsidRDefault="002F6B1E"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Nes</w:t>
      </w:r>
      <w:r w:rsidR="00B0000F">
        <w:rPr>
          <w:rFonts w:ascii="Arial" w:eastAsia="Arial" w:hAnsi="Arial" w:cs="Arial"/>
          <w:color w:val="000000"/>
          <w:sz w:val="24"/>
          <w:szCs w:val="24"/>
        </w:rPr>
        <w:t>s</w:t>
      </w:r>
      <w:r>
        <w:rPr>
          <w:rFonts w:ascii="Arial" w:eastAsia="Arial" w:hAnsi="Arial" w:cs="Arial"/>
          <w:color w:val="000000"/>
          <w:sz w:val="24"/>
          <w:szCs w:val="24"/>
        </w:rPr>
        <w:t>e momento, c</w:t>
      </w:r>
      <w:r w:rsidR="001301C1" w:rsidRPr="0068691B">
        <w:rPr>
          <w:rFonts w:ascii="Arial" w:eastAsia="Arial" w:hAnsi="Arial" w:cs="Arial"/>
          <w:color w:val="000000"/>
          <w:sz w:val="24"/>
          <w:szCs w:val="24"/>
        </w:rPr>
        <w:t>ada técnica deve ser escolhida pela sua capacidade de garantir a obtenção de informações relevantes e suficientes para responder as questões</w:t>
      </w:r>
      <w:r>
        <w:rPr>
          <w:rFonts w:ascii="Arial" w:eastAsia="Arial" w:hAnsi="Arial" w:cs="Arial"/>
          <w:color w:val="000000"/>
          <w:sz w:val="24"/>
          <w:szCs w:val="24"/>
        </w:rPr>
        <w:t xml:space="preserve"> levantadas. </w:t>
      </w:r>
      <w:r w:rsidRPr="00E81C66">
        <w:rPr>
          <w:rFonts w:ascii="Arial" w:eastAsia="Arial" w:hAnsi="Arial" w:cs="Arial"/>
          <w:b/>
          <w:color w:val="000000"/>
          <w:sz w:val="24"/>
          <w:szCs w:val="24"/>
        </w:rPr>
        <w:t>O objetivo</w:t>
      </w:r>
      <w:r w:rsidR="001301C1" w:rsidRPr="00E81C66">
        <w:rPr>
          <w:rFonts w:ascii="Arial" w:eastAsia="Arial" w:hAnsi="Arial" w:cs="Arial"/>
          <w:b/>
          <w:color w:val="000000"/>
          <w:sz w:val="24"/>
          <w:szCs w:val="24"/>
        </w:rPr>
        <w:t xml:space="preserve"> é dizer minimamente se </w:t>
      </w:r>
      <w:r w:rsidR="00F72043" w:rsidRPr="00E81C66">
        <w:rPr>
          <w:rFonts w:ascii="Arial" w:eastAsia="Arial" w:hAnsi="Arial" w:cs="Arial"/>
          <w:b/>
          <w:color w:val="000000"/>
          <w:sz w:val="24"/>
          <w:szCs w:val="24"/>
        </w:rPr>
        <w:t xml:space="preserve">o </w:t>
      </w:r>
      <w:r w:rsidRPr="00E81C66">
        <w:rPr>
          <w:rFonts w:ascii="Arial" w:eastAsia="Arial" w:hAnsi="Arial" w:cs="Arial"/>
          <w:b/>
          <w:color w:val="000000"/>
          <w:sz w:val="24"/>
          <w:szCs w:val="24"/>
        </w:rPr>
        <w:t>crime</w:t>
      </w:r>
      <w:r w:rsidR="001301C1" w:rsidRPr="00E81C66">
        <w:rPr>
          <w:rFonts w:ascii="Arial" w:eastAsia="Arial" w:hAnsi="Arial" w:cs="Arial"/>
          <w:b/>
          <w:color w:val="000000"/>
          <w:sz w:val="24"/>
          <w:szCs w:val="24"/>
        </w:rPr>
        <w:t xml:space="preserve"> de estupro</w:t>
      </w:r>
      <w:r w:rsidR="00D61A3B" w:rsidRPr="00E81C66">
        <w:rPr>
          <w:rFonts w:ascii="Arial" w:eastAsia="Arial" w:hAnsi="Arial" w:cs="Arial"/>
          <w:b/>
          <w:color w:val="000000"/>
          <w:sz w:val="24"/>
          <w:szCs w:val="24"/>
        </w:rPr>
        <w:t xml:space="preserve"> de fato ocorreu</w:t>
      </w:r>
      <w:r w:rsidR="001301C1" w:rsidRPr="00E81C66">
        <w:rPr>
          <w:rFonts w:ascii="Arial" w:eastAsia="Arial" w:hAnsi="Arial" w:cs="Arial"/>
          <w:b/>
          <w:color w:val="000000"/>
          <w:sz w:val="24"/>
          <w:szCs w:val="24"/>
        </w:rPr>
        <w:t xml:space="preserve">, quem o praticou, como </w:t>
      </w:r>
      <w:r w:rsidR="00D61A3B" w:rsidRPr="00E81C66">
        <w:rPr>
          <w:rFonts w:ascii="Arial" w:eastAsia="Arial" w:hAnsi="Arial" w:cs="Arial"/>
          <w:b/>
          <w:color w:val="000000"/>
          <w:sz w:val="24"/>
          <w:szCs w:val="24"/>
        </w:rPr>
        <w:t xml:space="preserve">o fez </w:t>
      </w:r>
      <w:r w:rsidR="001301C1" w:rsidRPr="00E81C66">
        <w:rPr>
          <w:rFonts w:ascii="Arial" w:eastAsia="Arial" w:hAnsi="Arial" w:cs="Arial"/>
          <w:b/>
          <w:color w:val="000000"/>
          <w:sz w:val="24"/>
          <w:szCs w:val="24"/>
        </w:rPr>
        <w:t>e por que</w:t>
      </w:r>
      <w:r w:rsidR="00D61A3B" w:rsidRPr="00E81C66">
        <w:rPr>
          <w:rFonts w:ascii="Arial" w:eastAsia="Arial" w:hAnsi="Arial" w:cs="Arial"/>
          <w:b/>
          <w:color w:val="000000"/>
          <w:sz w:val="24"/>
          <w:szCs w:val="24"/>
        </w:rPr>
        <w:t xml:space="preserve"> o cometeu</w:t>
      </w:r>
      <w:r w:rsidR="001301C1" w:rsidRPr="00E81C66">
        <w:rPr>
          <w:rFonts w:ascii="Arial" w:eastAsia="Arial" w:hAnsi="Arial" w:cs="Arial"/>
          <w:b/>
          <w:color w:val="000000"/>
          <w:sz w:val="24"/>
          <w:szCs w:val="24"/>
        </w:rPr>
        <w:t>.</w:t>
      </w:r>
    </w:p>
    <w:p w14:paraId="7813160C" w14:textId="1CCF718D" w:rsidR="000327A2" w:rsidRPr="0068691B" w:rsidRDefault="00F10486" w:rsidP="0068691B">
      <w:pPr>
        <w:spacing w:beforeLines="24" w:before="57" w:afterLines="24" w:after="57" w:line="360" w:lineRule="auto"/>
        <w:jc w:val="both"/>
        <w:rPr>
          <w:rFonts w:ascii="Arial" w:hAnsi="Arial" w:cs="Arial"/>
          <w:sz w:val="24"/>
          <w:szCs w:val="24"/>
        </w:rPr>
      </w:pPr>
      <w:r>
        <w:rPr>
          <w:rFonts w:ascii="Arial" w:eastAsia="Arial" w:hAnsi="Arial" w:cs="Arial"/>
          <w:b/>
          <w:sz w:val="24"/>
          <w:szCs w:val="24"/>
          <w:shd w:val="clear" w:color="auto" w:fill="4A86E8"/>
        </w:rPr>
        <w:lastRenderedPageBreak/>
        <w:t>&lt;H2&gt;</w:t>
      </w:r>
      <w:r w:rsidR="001301C1" w:rsidRPr="0068691B">
        <w:rPr>
          <w:rFonts w:ascii="Arial" w:eastAsia="Arial" w:hAnsi="Arial" w:cs="Arial"/>
          <w:b/>
          <w:bCs/>
          <w:color w:val="000000"/>
          <w:sz w:val="24"/>
          <w:szCs w:val="24"/>
        </w:rPr>
        <w:t xml:space="preserve">Elaboração do </w:t>
      </w:r>
      <w:r>
        <w:rPr>
          <w:rFonts w:ascii="Arial" w:eastAsia="Arial" w:hAnsi="Arial" w:cs="Arial"/>
          <w:b/>
          <w:bCs/>
          <w:color w:val="000000"/>
          <w:sz w:val="24"/>
          <w:szCs w:val="24"/>
        </w:rPr>
        <w:t>p</w:t>
      </w:r>
      <w:r w:rsidR="001301C1" w:rsidRPr="0068691B">
        <w:rPr>
          <w:rFonts w:ascii="Arial" w:eastAsia="Arial" w:hAnsi="Arial" w:cs="Arial"/>
          <w:b/>
          <w:bCs/>
          <w:color w:val="000000"/>
          <w:sz w:val="24"/>
          <w:szCs w:val="24"/>
        </w:rPr>
        <w:t>lano de investigação</w:t>
      </w:r>
      <w:r>
        <w:rPr>
          <w:rFonts w:ascii="Arial" w:eastAsia="Arial" w:hAnsi="Arial" w:cs="Arial"/>
          <w:b/>
          <w:sz w:val="24"/>
          <w:szCs w:val="24"/>
          <w:shd w:val="clear" w:color="auto" w:fill="4A86E8"/>
        </w:rPr>
        <w:t>&lt;H2/&gt;</w:t>
      </w:r>
    </w:p>
    <w:p w14:paraId="0F41D4FB"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0A42BBDD" w14:textId="286C37CB" w:rsidR="009508EC" w:rsidRPr="00E81C66" w:rsidRDefault="001301C1" w:rsidP="0068691B">
      <w:pPr>
        <w:spacing w:beforeLines="24" w:before="57" w:afterLines="24" w:after="57" w:line="360" w:lineRule="auto"/>
        <w:jc w:val="both"/>
        <w:rPr>
          <w:rFonts w:ascii="Arial" w:eastAsia="Arial" w:hAnsi="Arial" w:cs="Arial"/>
          <w:color w:val="FF0000"/>
          <w:sz w:val="24"/>
          <w:szCs w:val="24"/>
        </w:rPr>
      </w:pPr>
      <w:r w:rsidRPr="0068691B">
        <w:rPr>
          <w:rFonts w:ascii="Arial" w:eastAsia="Arial" w:hAnsi="Arial" w:cs="Arial"/>
          <w:color w:val="000000"/>
          <w:sz w:val="24"/>
          <w:szCs w:val="24"/>
        </w:rPr>
        <w:t>Concluída a fase de escolha dos métodos e técnicas que serão aplicados, a equipe deve</w:t>
      </w:r>
      <w:r w:rsidR="00D61A3B">
        <w:rPr>
          <w:rFonts w:ascii="Arial" w:eastAsia="Arial" w:hAnsi="Arial" w:cs="Arial"/>
          <w:color w:val="000000"/>
          <w:sz w:val="24"/>
          <w:szCs w:val="24"/>
        </w:rPr>
        <w:t xml:space="preserve"> </w:t>
      </w:r>
      <w:r w:rsidR="006B6602" w:rsidRPr="0068691B">
        <w:rPr>
          <w:rFonts w:ascii="Arial" w:eastAsia="Arial" w:hAnsi="Arial" w:cs="Arial"/>
          <w:color w:val="000000"/>
          <w:sz w:val="24"/>
          <w:szCs w:val="24"/>
        </w:rPr>
        <w:t>elabora</w:t>
      </w:r>
      <w:r w:rsidR="006B6602">
        <w:rPr>
          <w:rFonts w:ascii="Arial" w:eastAsia="Arial" w:hAnsi="Arial" w:cs="Arial"/>
          <w:color w:val="000000"/>
          <w:sz w:val="24"/>
          <w:szCs w:val="24"/>
        </w:rPr>
        <w:t xml:space="preserve">r </w:t>
      </w:r>
      <w:r w:rsidRPr="0068691B">
        <w:rPr>
          <w:rFonts w:ascii="Arial" w:eastAsia="Arial" w:hAnsi="Arial" w:cs="Arial"/>
          <w:color w:val="000000"/>
          <w:sz w:val="24"/>
          <w:szCs w:val="24"/>
        </w:rPr>
        <w:t>o pla</w:t>
      </w:r>
      <w:r w:rsidRPr="00E81C66">
        <w:rPr>
          <w:rFonts w:ascii="Arial" w:eastAsia="Arial" w:hAnsi="Arial" w:cs="Arial"/>
          <w:color w:val="auto"/>
          <w:sz w:val="24"/>
          <w:szCs w:val="24"/>
        </w:rPr>
        <w:t>no de investigação</w:t>
      </w:r>
      <w:r w:rsidR="005A5CF7" w:rsidRPr="00E81C66">
        <w:rPr>
          <w:rFonts w:ascii="Arial" w:eastAsia="Arial" w:hAnsi="Arial" w:cs="Arial"/>
          <w:color w:val="auto"/>
          <w:sz w:val="24"/>
          <w:szCs w:val="24"/>
        </w:rPr>
        <w:t>. Es</w:t>
      </w:r>
      <w:r w:rsidR="000645B4">
        <w:rPr>
          <w:rFonts w:ascii="Arial" w:eastAsia="Arial" w:hAnsi="Arial" w:cs="Arial"/>
          <w:color w:val="auto"/>
          <w:sz w:val="24"/>
          <w:szCs w:val="24"/>
        </w:rPr>
        <w:t>s</w:t>
      </w:r>
      <w:r w:rsidR="005A5CF7" w:rsidRPr="00E81C66">
        <w:rPr>
          <w:rFonts w:ascii="Arial" w:eastAsia="Arial" w:hAnsi="Arial" w:cs="Arial"/>
          <w:color w:val="auto"/>
          <w:sz w:val="24"/>
          <w:szCs w:val="24"/>
        </w:rPr>
        <w:t xml:space="preserve">e plano deve conter todas as informações necessárias à execução do procedimento de apuração das evidências do crime. Alguns </w:t>
      </w:r>
      <w:r w:rsidR="009508EC" w:rsidRPr="00E81C66">
        <w:rPr>
          <w:rFonts w:ascii="Arial" w:eastAsia="Arial" w:hAnsi="Arial" w:cs="Arial"/>
          <w:color w:val="auto"/>
          <w:sz w:val="24"/>
          <w:szCs w:val="24"/>
        </w:rPr>
        <w:t xml:space="preserve">elementos </w:t>
      </w:r>
      <w:r w:rsidR="005A5CF7" w:rsidRPr="00E81C66">
        <w:rPr>
          <w:rFonts w:ascii="Arial" w:eastAsia="Arial" w:hAnsi="Arial" w:cs="Arial"/>
          <w:color w:val="auto"/>
          <w:sz w:val="24"/>
          <w:szCs w:val="24"/>
        </w:rPr>
        <w:t>faz</w:t>
      </w:r>
      <w:r w:rsidR="009508EC" w:rsidRPr="00E81C66">
        <w:rPr>
          <w:rFonts w:ascii="Arial" w:eastAsia="Arial" w:hAnsi="Arial" w:cs="Arial"/>
          <w:color w:val="auto"/>
          <w:sz w:val="24"/>
          <w:szCs w:val="24"/>
        </w:rPr>
        <w:t xml:space="preserve">em </w:t>
      </w:r>
      <w:r w:rsidR="005A5CF7" w:rsidRPr="00E81C66">
        <w:rPr>
          <w:rFonts w:ascii="Arial" w:eastAsia="Arial" w:hAnsi="Arial" w:cs="Arial"/>
          <w:color w:val="auto"/>
          <w:sz w:val="24"/>
          <w:szCs w:val="24"/>
        </w:rPr>
        <w:t xml:space="preserve">parte de </w:t>
      </w:r>
      <w:r w:rsidR="009508EC" w:rsidRPr="00E81C66">
        <w:rPr>
          <w:rFonts w:ascii="Arial" w:eastAsia="Arial" w:hAnsi="Arial" w:cs="Arial"/>
          <w:color w:val="auto"/>
          <w:sz w:val="24"/>
          <w:szCs w:val="24"/>
        </w:rPr>
        <w:t>sua composição</w:t>
      </w:r>
      <w:r w:rsidR="00B923FA">
        <w:rPr>
          <w:rFonts w:ascii="Arial" w:eastAsia="Arial" w:hAnsi="Arial" w:cs="Arial"/>
          <w:color w:val="auto"/>
          <w:sz w:val="24"/>
          <w:szCs w:val="24"/>
        </w:rPr>
        <w:t>, como vemos</w:t>
      </w:r>
      <w:r w:rsidR="00F72043">
        <w:rPr>
          <w:rFonts w:ascii="Arial" w:eastAsia="Arial" w:hAnsi="Arial" w:cs="Arial"/>
          <w:color w:val="auto"/>
          <w:sz w:val="24"/>
          <w:szCs w:val="24"/>
        </w:rPr>
        <w:t xml:space="preserve"> </w:t>
      </w:r>
      <w:r w:rsidR="009508EC" w:rsidRPr="00E81C66">
        <w:rPr>
          <w:rFonts w:ascii="Arial" w:eastAsia="Arial" w:hAnsi="Arial" w:cs="Arial"/>
          <w:color w:val="auto"/>
          <w:sz w:val="24"/>
          <w:szCs w:val="24"/>
        </w:rPr>
        <w:t>na ilustração a seguir.</w:t>
      </w:r>
    </w:p>
    <w:p w14:paraId="1E62D4DC" w14:textId="398D9FC3" w:rsidR="009508EC" w:rsidRDefault="009508EC" w:rsidP="00E81C66">
      <w:pPr>
        <w:spacing w:beforeLines="24" w:before="57" w:afterLines="24" w:after="57" w:line="360" w:lineRule="auto"/>
        <w:jc w:val="center"/>
        <w:rPr>
          <w:rFonts w:ascii="Arial" w:eastAsia="Arial" w:hAnsi="Arial" w:cs="Arial"/>
          <w:color w:val="000000"/>
          <w:sz w:val="24"/>
          <w:szCs w:val="24"/>
        </w:rPr>
      </w:pPr>
      <w:commentRangeStart w:id="40"/>
      <w:commentRangeStart w:id="41"/>
      <w:r>
        <w:rPr>
          <w:noProof/>
        </w:rPr>
        <w:drawing>
          <wp:inline distT="0" distB="0" distL="0" distR="0" wp14:anchorId="0936BD68" wp14:editId="33788F50">
            <wp:extent cx="5273675" cy="3959851"/>
            <wp:effectExtent l="0" t="0" r="3175"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663" cy="3983870"/>
                    </a:xfrm>
                    <a:prstGeom prst="rect">
                      <a:avLst/>
                    </a:prstGeom>
                  </pic:spPr>
                </pic:pic>
              </a:graphicData>
            </a:graphic>
          </wp:inline>
        </w:drawing>
      </w:r>
      <w:commentRangeEnd w:id="40"/>
      <w:r>
        <w:rPr>
          <w:rStyle w:val="Refdecomentrio"/>
        </w:rPr>
        <w:commentReference w:id="40"/>
      </w:r>
      <w:commentRangeEnd w:id="41"/>
      <w:r w:rsidR="009973B9">
        <w:rPr>
          <w:rStyle w:val="Refdecomentrio"/>
        </w:rPr>
        <w:commentReference w:id="41"/>
      </w:r>
    </w:p>
    <w:p w14:paraId="06E58A25" w14:textId="7267048E" w:rsidR="007A7BBC" w:rsidRDefault="007A7BBC" w:rsidP="000B5FE8">
      <w:pPr>
        <w:rPr>
          <w:rFonts w:ascii="Arial" w:eastAsia="Times New Roman" w:hAnsi="Arial" w:cs="Arial"/>
          <w:color w:val="FF0000"/>
        </w:rPr>
      </w:pPr>
      <w:r w:rsidRPr="00904212">
        <w:rPr>
          <w:rFonts w:ascii="Arial" w:eastAsia="Times New Roman" w:hAnsi="Arial" w:cs="Arial"/>
          <w:b/>
          <w:color w:val="FF0000"/>
        </w:rPr>
        <w:t xml:space="preserve">Figura </w:t>
      </w:r>
      <w:r>
        <w:rPr>
          <w:rFonts w:ascii="Arial" w:eastAsia="Times New Roman" w:hAnsi="Arial" w:cs="Arial"/>
          <w:b/>
          <w:color w:val="FF0000"/>
        </w:rPr>
        <w:t>1</w:t>
      </w:r>
      <w:r w:rsidR="00D12335">
        <w:rPr>
          <w:rFonts w:ascii="Arial" w:eastAsia="Times New Roman" w:hAnsi="Arial" w:cs="Arial"/>
          <w:b/>
          <w:color w:val="FF0000"/>
        </w:rPr>
        <w:t>1</w:t>
      </w:r>
      <w:r w:rsidRPr="00904212">
        <w:rPr>
          <w:rFonts w:ascii="Arial" w:eastAsia="Times New Roman" w:hAnsi="Arial" w:cs="Arial"/>
          <w:b/>
          <w:color w:val="FF0000"/>
        </w:rPr>
        <w:t>:</w:t>
      </w:r>
      <w:r>
        <w:rPr>
          <w:rFonts w:ascii="Arial" w:eastAsia="Times New Roman" w:hAnsi="Arial" w:cs="Arial"/>
          <w:color w:val="FF0000"/>
        </w:rPr>
        <w:t xml:space="preserve"> Elementos que compõem o plano de investigação</w:t>
      </w:r>
      <w:r w:rsidRPr="00904212">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labSEAD-UFSC (2019).</w:t>
      </w:r>
    </w:p>
    <w:p w14:paraId="513D4710" w14:textId="4FCDE931" w:rsidR="006B6602" w:rsidRDefault="006B6602" w:rsidP="0068691B">
      <w:pPr>
        <w:spacing w:beforeLines="24" w:before="57" w:afterLines="24" w:after="57" w:line="360" w:lineRule="auto"/>
        <w:jc w:val="both"/>
        <w:rPr>
          <w:rFonts w:ascii="Arial" w:eastAsia="Arial" w:hAnsi="Arial" w:cs="Arial"/>
          <w:color w:val="000000"/>
          <w:sz w:val="24"/>
          <w:szCs w:val="24"/>
        </w:rPr>
      </w:pPr>
    </w:p>
    <w:p w14:paraId="6B945628" w14:textId="0F91D8D7" w:rsidR="000327A2" w:rsidRDefault="007A7BBC"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Além des</w:t>
      </w:r>
      <w:r w:rsidR="000645B4">
        <w:rPr>
          <w:rFonts w:ascii="Arial" w:eastAsia="Arial" w:hAnsi="Arial" w:cs="Arial"/>
          <w:color w:val="000000"/>
          <w:sz w:val="24"/>
          <w:szCs w:val="24"/>
        </w:rPr>
        <w:t>s</w:t>
      </w:r>
      <w:r>
        <w:rPr>
          <w:rFonts w:ascii="Arial" w:eastAsia="Arial" w:hAnsi="Arial" w:cs="Arial"/>
          <w:color w:val="000000"/>
          <w:sz w:val="24"/>
          <w:szCs w:val="24"/>
        </w:rPr>
        <w:t>es elementos apresentados anteriormente, d</w:t>
      </w:r>
      <w:r w:rsidR="001301C1" w:rsidRPr="0068691B">
        <w:rPr>
          <w:rFonts w:ascii="Arial" w:eastAsia="Arial" w:hAnsi="Arial" w:cs="Arial"/>
          <w:color w:val="000000"/>
          <w:sz w:val="24"/>
          <w:szCs w:val="24"/>
        </w:rPr>
        <w:t>ever</w:t>
      </w:r>
      <w:r w:rsidR="000645B4">
        <w:rPr>
          <w:rFonts w:ascii="Arial" w:eastAsia="Arial" w:hAnsi="Arial" w:cs="Arial"/>
          <w:color w:val="000000"/>
          <w:sz w:val="24"/>
          <w:szCs w:val="24"/>
        </w:rPr>
        <w:t>ão</w:t>
      </w:r>
      <w:r w:rsidR="001301C1" w:rsidRPr="0068691B">
        <w:rPr>
          <w:rFonts w:ascii="Arial" w:eastAsia="Arial" w:hAnsi="Arial" w:cs="Arial"/>
          <w:color w:val="000000"/>
          <w:sz w:val="24"/>
          <w:szCs w:val="24"/>
        </w:rPr>
        <w:t xml:space="preserve"> fazer parte do plano a matriz de planejamento, o cronograma proposto e a estimativa de custo.</w:t>
      </w:r>
    </w:p>
    <w:p w14:paraId="64631087" w14:textId="281F8F68" w:rsidR="000327A2" w:rsidRDefault="00D61A3B" w:rsidP="0068691B">
      <w:pPr>
        <w:spacing w:beforeLines="24" w:before="57" w:afterLines="24" w:after="57" w:line="360" w:lineRule="auto"/>
        <w:jc w:val="both"/>
        <w:rPr>
          <w:rFonts w:ascii="Arial" w:eastAsia="Arial" w:hAnsi="Arial" w:cs="Arial"/>
          <w:color w:val="000000"/>
          <w:sz w:val="24"/>
          <w:szCs w:val="24"/>
        </w:rPr>
      </w:pPr>
      <w:bookmarkStart w:id="42" w:name="_Hlk504545325"/>
      <w:r>
        <w:rPr>
          <w:rFonts w:ascii="Arial" w:eastAsia="Arial" w:hAnsi="Arial" w:cs="Arial"/>
          <w:color w:val="000000"/>
          <w:sz w:val="24"/>
          <w:szCs w:val="24"/>
        </w:rPr>
        <w:t>Para gerenciamento da programação do planejamento, recomenda-se um método simples e objetivo, denominado</w:t>
      </w:r>
      <w:r w:rsidR="00120660">
        <w:rPr>
          <w:rFonts w:ascii="Arial" w:eastAsia="Arial" w:hAnsi="Arial" w:cs="Arial"/>
          <w:color w:val="000000"/>
          <w:sz w:val="24"/>
          <w:szCs w:val="24"/>
        </w:rPr>
        <w:t xml:space="preserve"> </w:t>
      </w:r>
      <w:r w:rsidR="00120660" w:rsidRPr="00E81C66">
        <w:rPr>
          <w:rFonts w:ascii="Arial" w:eastAsia="Arial" w:hAnsi="Arial" w:cs="Arial"/>
          <w:b/>
          <w:color w:val="000000"/>
          <w:sz w:val="24"/>
          <w:szCs w:val="24"/>
        </w:rPr>
        <w:t>5W2H</w:t>
      </w:r>
      <w:r w:rsidR="00120660">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Trata-se de </w:t>
      </w:r>
      <w:r w:rsidR="00120660">
        <w:rPr>
          <w:rFonts w:ascii="Arial" w:eastAsia="Arial" w:hAnsi="Arial" w:cs="Arial"/>
          <w:color w:val="000000"/>
          <w:sz w:val="24"/>
          <w:szCs w:val="24"/>
        </w:rPr>
        <w:t xml:space="preserve">uma </w:t>
      </w:r>
      <w:r w:rsidR="001301C1" w:rsidRPr="0068691B">
        <w:rPr>
          <w:rFonts w:ascii="Arial" w:eastAsia="Arial" w:hAnsi="Arial" w:cs="Arial"/>
          <w:color w:val="000000"/>
          <w:sz w:val="24"/>
          <w:szCs w:val="24"/>
        </w:rPr>
        <w:t>técnica que permit</w:t>
      </w:r>
      <w:r w:rsidR="00120660">
        <w:rPr>
          <w:rFonts w:ascii="Arial" w:eastAsia="Arial" w:hAnsi="Arial" w:cs="Arial"/>
          <w:color w:val="000000"/>
          <w:sz w:val="24"/>
          <w:szCs w:val="24"/>
        </w:rPr>
        <w:t>e</w:t>
      </w:r>
      <w:r w:rsidR="001301C1" w:rsidRPr="0068691B">
        <w:rPr>
          <w:rFonts w:ascii="Arial" w:eastAsia="Arial" w:hAnsi="Arial" w:cs="Arial"/>
          <w:color w:val="000000"/>
          <w:sz w:val="24"/>
          <w:szCs w:val="24"/>
        </w:rPr>
        <w:t xml:space="preserve"> ao investigador fazer </w:t>
      </w:r>
      <w:r w:rsidR="00120660">
        <w:rPr>
          <w:rFonts w:ascii="Arial" w:eastAsia="Arial" w:hAnsi="Arial" w:cs="Arial"/>
          <w:color w:val="000000"/>
          <w:sz w:val="24"/>
          <w:szCs w:val="24"/>
        </w:rPr>
        <w:t xml:space="preserve">um </w:t>
      </w:r>
      <w:r w:rsidR="001301C1" w:rsidRPr="00E81C66">
        <w:rPr>
          <w:rFonts w:ascii="Arial" w:eastAsia="Arial" w:hAnsi="Arial" w:cs="Arial"/>
          <w:b/>
          <w:bCs/>
          <w:i/>
          <w:iCs/>
          <w:color w:val="70AD47" w:themeColor="accent6"/>
          <w:sz w:val="24"/>
          <w:szCs w:val="24"/>
          <w:highlight w:val="cyan"/>
        </w:rPr>
        <w:t>checklist</w:t>
      </w:r>
      <w:r w:rsidR="001301C1" w:rsidRPr="00E81C66">
        <w:rPr>
          <w:rFonts w:ascii="Arial" w:eastAsia="Arial" w:hAnsi="Arial" w:cs="Arial"/>
          <w:b/>
          <w:color w:val="70AD47" w:themeColor="accent6"/>
          <w:sz w:val="24"/>
          <w:szCs w:val="24"/>
        </w:rPr>
        <w:t xml:space="preserve"> </w:t>
      </w:r>
      <w:r w:rsidR="001301C1" w:rsidRPr="0068691B">
        <w:rPr>
          <w:rFonts w:ascii="Arial" w:eastAsia="Arial" w:hAnsi="Arial" w:cs="Arial"/>
          <w:color w:val="000000"/>
          <w:sz w:val="24"/>
          <w:szCs w:val="24"/>
        </w:rPr>
        <w:t xml:space="preserve">das atividades que desenvolverá na apuração das provas.  </w:t>
      </w:r>
      <w:bookmarkEnd w:id="42"/>
    </w:p>
    <w:p w14:paraId="77C88D3B" w14:textId="79F225DF" w:rsidR="00120660" w:rsidRPr="00E81C66" w:rsidRDefault="00120660" w:rsidP="0068691B">
      <w:pPr>
        <w:spacing w:beforeLines="24" w:before="57" w:afterLines="24" w:after="57" w:line="360" w:lineRule="auto"/>
        <w:jc w:val="both"/>
        <w:rPr>
          <w:rFonts w:ascii="Arial" w:eastAsia="Arial" w:hAnsi="Arial" w:cs="Arial"/>
          <w:b/>
          <w:color w:val="538135" w:themeColor="accent6" w:themeShade="BF"/>
          <w:sz w:val="24"/>
          <w:szCs w:val="24"/>
        </w:rPr>
      </w:pPr>
      <w:r w:rsidRPr="00E81C66">
        <w:rPr>
          <w:rFonts w:ascii="Arial" w:eastAsia="Arial" w:hAnsi="Arial" w:cs="Arial"/>
          <w:b/>
          <w:color w:val="538135" w:themeColor="accent6" w:themeShade="BF"/>
          <w:sz w:val="24"/>
          <w:szCs w:val="24"/>
        </w:rPr>
        <w:t>&lt;Abrir Glossário&gt;</w:t>
      </w:r>
    </w:p>
    <w:p w14:paraId="6ECFB856" w14:textId="3647FAA9" w:rsidR="00120660" w:rsidRPr="00E81C66" w:rsidRDefault="00120660" w:rsidP="0068691B">
      <w:pPr>
        <w:spacing w:beforeLines="24" w:before="57" w:afterLines="24" w:after="57" w:line="360" w:lineRule="auto"/>
        <w:jc w:val="both"/>
        <w:rPr>
          <w:rFonts w:ascii="Arial" w:eastAsia="Arial" w:hAnsi="Arial" w:cs="Arial"/>
          <w:color w:val="538135" w:themeColor="accent6" w:themeShade="BF"/>
          <w:sz w:val="24"/>
          <w:szCs w:val="24"/>
        </w:rPr>
      </w:pPr>
      <w:r w:rsidRPr="00E81C66">
        <w:rPr>
          <w:rFonts w:ascii="Arial" w:eastAsia="Arial" w:hAnsi="Arial" w:cs="Arial"/>
          <w:color w:val="538135" w:themeColor="accent6" w:themeShade="BF"/>
          <w:sz w:val="24"/>
          <w:szCs w:val="24"/>
        </w:rPr>
        <w:t>Termo norte</w:t>
      </w:r>
      <w:r w:rsidR="00416C75">
        <w:rPr>
          <w:rFonts w:ascii="Arial" w:eastAsia="Arial" w:hAnsi="Arial" w:cs="Arial"/>
          <w:color w:val="538135" w:themeColor="accent6" w:themeShade="BF"/>
          <w:sz w:val="24"/>
          <w:szCs w:val="24"/>
        </w:rPr>
        <w:t>-</w:t>
      </w:r>
      <w:r w:rsidRPr="00E81C66">
        <w:rPr>
          <w:rFonts w:ascii="Arial" w:eastAsia="Arial" w:hAnsi="Arial" w:cs="Arial"/>
          <w:color w:val="538135" w:themeColor="accent6" w:themeShade="BF"/>
          <w:sz w:val="24"/>
          <w:szCs w:val="24"/>
        </w:rPr>
        <w:t xml:space="preserve">americano que se refere </w:t>
      </w:r>
      <w:r w:rsidR="009D365D">
        <w:rPr>
          <w:rFonts w:ascii="Arial" w:eastAsia="Arial" w:hAnsi="Arial" w:cs="Arial"/>
          <w:color w:val="538135" w:themeColor="accent6" w:themeShade="BF"/>
          <w:sz w:val="24"/>
          <w:szCs w:val="24"/>
        </w:rPr>
        <w:t>ao</w:t>
      </w:r>
      <w:r w:rsidR="009D365D" w:rsidRPr="00E81C66">
        <w:rPr>
          <w:rFonts w:ascii="Arial" w:eastAsia="Arial" w:hAnsi="Arial" w:cs="Arial"/>
          <w:color w:val="538135" w:themeColor="accent6" w:themeShade="BF"/>
          <w:sz w:val="24"/>
          <w:szCs w:val="24"/>
        </w:rPr>
        <w:t xml:space="preserve"> </w:t>
      </w:r>
      <w:r w:rsidRPr="00E81C66">
        <w:rPr>
          <w:rFonts w:ascii="Arial" w:eastAsia="Arial" w:hAnsi="Arial" w:cs="Arial"/>
          <w:color w:val="538135" w:themeColor="accent6" w:themeShade="BF"/>
          <w:sz w:val="24"/>
          <w:szCs w:val="24"/>
        </w:rPr>
        <w:t xml:space="preserve">sistema de controle </w:t>
      </w:r>
      <w:r w:rsidR="008F2E49" w:rsidRPr="00E81C66">
        <w:rPr>
          <w:rFonts w:ascii="Arial" w:eastAsia="Arial" w:hAnsi="Arial" w:cs="Arial"/>
          <w:color w:val="538135" w:themeColor="accent6" w:themeShade="BF"/>
          <w:sz w:val="24"/>
          <w:szCs w:val="24"/>
        </w:rPr>
        <w:t xml:space="preserve">e mapeamento </w:t>
      </w:r>
      <w:r w:rsidRPr="00E81C66">
        <w:rPr>
          <w:rFonts w:ascii="Arial" w:eastAsia="Arial" w:hAnsi="Arial" w:cs="Arial"/>
          <w:color w:val="538135" w:themeColor="accent6" w:themeShade="BF"/>
          <w:sz w:val="24"/>
          <w:szCs w:val="24"/>
        </w:rPr>
        <w:t xml:space="preserve">de </w:t>
      </w:r>
      <w:r w:rsidRPr="00E81C66">
        <w:rPr>
          <w:rFonts w:ascii="Arial" w:eastAsia="Arial" w:hAnsi="Arial" w:cs="Arial"/>
          <w:color w:val="538135" w:themeColor="accent6" w:themeShade="BF"/>
          <w:sz w:val="24"/>
          <w:szCs w:val="24"/>
        </w:rPr>
        <w:lastRenderedPageBreak/>
        <w:t>atividade</w:t>
      </w:r>
      <w:r w:rsidR="008F2E49" w:rsidRPr="00E81C66">
        <w:rPr>
          <w:rFonts w:ascii="Arial" w:eastAsia="Arial" w:hAnsi="Arial" w:cs="Arial"/>
          <w:color w:val="538135" w:themeColor="accent6" w:themeShade="BF"/>
          <w:sz w:val="24"/>
          <w:szCs w:val="24"/>
        </w:rPr>
        <w:t>s</w:t>
      </w:r>
      <w:r w:rsidRPr="00E81C66">
        <w:rPr>
          <w:rFonts w:ascii="Arial" w:eastAsia="Arial" w:hAnsi="Arial" w:cs="Arial"/>
          <w:color w:val="538135" w:themeColor="accent6" w:themeShade="BF"/>
          <w:sz w:val="24"/>
          <w:szCs w:val="24"/>
        </w:rPr>
        <w:t>, por meio de lista.</w:t>
      </w:r>
    </w:p>
    <w:p w14:paraId="005FE573" w14:textId="7ADFF12B" w:rsidR="00120660" w:rsidRPr="00E81C66" w:rsidRDefault="00120660" w:rsidP="0068691B">
      <w:pPr>
        <w:spacing w:beforeLines="24" w:before="57" w:afterLines="24" w:after="57" w:line="360" w:lineRule="auto"/>
        <w:jc w:val="both"/>
        <w:rPr>
          <w:rFonts w:ascii="Arial" w:hAnsi="Arial" w:cs="Arial"/>
          <w:b/>
          <w:color w:val="538135" w:themeColor="accent6" w:themeShade="BF"/>
          <w:sz w:val="24"/>
          <w:szCs w:val="24"/>
        </w:rPr>
      </w:pPr>
      <w:r w:rsidRPr="00E81C66">
        <w:rPr>
          <w:rFonts w:ascii="Arial" w:eastAsia="Arial" w:hAnsi="Arial" w:cs="Arial"/>
          <w:b/>
          <w:color w:val="538135" w:themeColor="accent6" w:themeShade="BF"/>
          <w:sz w:val="24"/>
          <w:szCs w:val="24"/>
        </w:rPr>
        <w:t>&lt;Fechar Glossário&gt;</w:t>
      </w:r>
    </w:p>
    <w:p w14:paraId="453B12D5" w14:textId="2C7F72DF"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Periard</w:t>
      </w:r>
      <w:r w:rsidR="00120660">
        <w:rPr>
          <w:rFonts w:ascii="Arial" w:eastAsia="Arial" w:hAnsi="Arial" w:cs="Arial"/>
          <w:color w:val="000000"/>
          <w:sz w:val="24"/>
          <w:szCs w:val="24"/>
        </w:rPr>
        <w:t xml:space="preserve"> </w:t>
      </w:r>
      <w:r w:rsidR="00283A29" w:rsidRPr="0068691B">
        <w:rPr>
          <w:rFonts w:ascii="Arial" w:eastAsia="Arial" w:hAnsi="Arial" w:cs="Arial"/>
          <w:color w:val="000000"/>
          <w:sz w:val="24"/>
          <w:szCs w:val="24"/>
        </w:rPr>
        <w:t>(2009</w:t>
      </w:r>
      <w:r w:rsidR="004B051D">
        <w:rPr>
          <w:rFonts w:ascii="Arial" w:eastAsia="Arial" w:hAnsi="Arial" w:cs="Arial"/>
          <w:color w:val="000000"/>
          <w:sz w:val="24"/>
          <w:szCs w:val="24"/>
        </w:rPr>
        <w:t>)</w:t>
      </w:r>
      <w:r w:rsidR="00120660">
        <w:rPr>
          <w:rFonts w:ascii="Arial" w:eastAsia="Arial" w:hAnsi="Arial" w:cs="Arial"/>
          <w:color w:val="000000"/>
          <w:sz w:val="24"/>
          <w:szCs w:val="24"/>
        </w:rPr>
        <w:t xml:space="preserve"> apresenta o método </w:t>
      </w:r>
      <w:r w:rsidRPr="0068691B">
        <w:rPr>
          <w:rFonts w:ascii="Arial" w:eastAsia="Arial" w:hAnsi="Arial" w:cs="Arial"/>
          <w:color w:val="000000"/>
          <w:sz w:val="24"/>
          <w:szCs w:val="24"/>
        </w:rPr>
        <w:t xml:space="preserve">com </w:t>
      </w:r>
      <w:r w:rsidR="008F2E49">
        <w:rPr>
          <w:rFonts w:ascii="Arial" w:eastAsia="Arial" w:hAnsi="Arial" w:cs="Arial"/>
          <w:color w:val="000000"/>
          <w:sz w:val="24"/>
          <w:szCs w:val="24"/>
        </w:rPr>
        <w:t>algumas</w:t>
      </w:r>
      <w:r w:rsidRPr="0068691B">
        <w:rPr>
          <w:rFonts w:ascii="Arial" w:eastAsia="Arial" w:hAnsi="Arial" w:cs="Arial"/>
          <w:color w:val="000000"/>
          <w:sz w:val="24"/>
          <w:szCs w:val="24"/>
        </w:rPr>
        <w:t xml:space="preserve"> especificações</w:t>
      </w:r>
      <w:r w:rsidR="008F2E49">
        <w:rPr>
          <w:rFonts w:ascii="Arial" w:eastAsia="Arial" w:hAnsi="Arial" w:cs="Arial"/>
          <w:color w:val="000000"/>
          <w:sz w:val="24"/>
          <w:szCs w:val="24"/>
        </w:rPr>
        <w:t xml:space="preserve"> para </w:t>
      </w:r>
      <w:r w:rsidR="009B0DE3">
        <w:rPr>
          <w:rFonts w:ascii="Arial" w:eastAsia="Arial" w:hAnsi="Arial" w:cs="Arial"/>
          <w:color w:val="000000"/>
          <w:sz w:val="24"/>
          <w:szCs w:val="24"/>
        </w:rPr>
        <w:t>o</w:t>
      </w:r>
      <w:r w:rsidR="009B0DE3" w:rsidRPr="0068691B">
        <w:rPr>
          <w:rFonts w:ascii="Arial" w:eastAsia="Arial" w:hAnsi="Arial" w:cs="Arial"/>
          <w:color w:val="000000"/>
          <w:sz w:val="24"/>
          <w:szCs w:val="24"/>
        </w:rPr>
        <w:t xml:space="preserve"> primeiro</w:t>
      </w:r>
      <w:r w:rsidRPr="0068691B">
        <w:rPr>
          <w:rFonts w:ascii="Arial" w:eastAsia="Arial" w:hAnsi="Arial" w:cs="Arial"/>
          <w:color w:val="000000"/>
          <w:sz w:val="24"/>
          <w:szCs w:val="24"/>
        </w:rPr>
        <w:t xml:space="preserve"> momento da elaboração do plano</w:t>
      </w:r>
      <w:r w:rsidR="008F2E49">
        <w:rPr>
          <w:rFonts w:ascii="Arial" w:eastAsia="Arial" w:hAnsi="Arial" w:cs="Arial"/>
          <w:color w:val="000000"/>
          <w:sz w:val="24"/>
          <w:szCs w:val="24"/>
        </w:rPr>
        <w:t xml:space="preserve">. </w:t>
      </w:r>
      <w:r w:rsidR="009973B9">
        <w:rPr>
          <w:rFonts w:ascii="Arial" w:eastAsia="Arial" w:hAnsi="Arial" w:cs="Arial"/>
          <w:color w:val="000000"/>
          <w:sz w:val="24"/>
          <w:szCs w:val="24"/>
        </w:rPr>
        <w:t>Clique no fluxo a seguir para conhecer</w:t>
      </w:r>
      <w:r w:rsidR="004B051D">
        <w:rPr>
          <w:rFonts w:ascii="Arial" w:eastAsia="Arial" w:hAnsi="Arial" w:cs="Arial"/>
          <w:color w:val="000000"/>
          <w:sz w:val="24"/>
          <w:szCs w:val="24"/>
        </w:rPr>
        <w:t xml:space="preserve"> estas especificaçõe</w:t>
      </w:r>
      <w:r w:rsidR="009973B9">
        <w:rPr>
          <w:rFonts w:ascii="Arial" w:eastAsia="Arial" w:hAnsi="Arial" w:cs="Arial"/>
          <w:color w:val="000000"/>
          <w:sz w:val="24"/>
          <w:szCs w:val="24"/>
        </w:rPr>
        <w:t>s.</w:t>
      </w:r>
    </w:p>
    <w:p w14:paraId="064E4C00" w14:textId="09C3DE70" w:rsidR="000327A2" w:rsidRDefault="009B0DE3" w:rsidP="00E81C66">
      <w:pPr>
        <w:spacing w:beforeLines="24" w:before="57" w:afterLines="24" w:after="57" w:line="360" w:lineRule="auto"/>
        <w:jc w:val="center"/>
        <w:rPr>
          <w:rFonts w:ascii="Arial" w:eastAsia="Arial" w:hAnsi="Arial" w:cs="Arial"/>
          <w:color w:val="000000"/>
          <w:sz w:val="24"/>
          <w:szCs w:val="24"/>
        </w:rPr>
      </w:pPr>
      <w:commentRangeStart w:id="43"/>
      <w:commentRangeStart w:id="44"/>
      <w:r>
        <w:rPr>
          <w:noProof/>
        </w:rPr>
        <w:drawing>
          <wp:inline distT="0" distB="0" distL="0" distR="0" wp14:anchorId="3A391BDF" wp14:editId="3024FF34">
            <wp:extent cx="5642972" cy="30480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5859" cy="3054961"/>
                    </a:xfrm>
                    <a:prstGeom prst="rect">
                      <a:avLst/>
                    </a:prstGeom>
                  </pic:spPr>
                </pic:pic>
              </a:graphicData>
            </a:graphic>
          </wp:inline>
        </w:drawing>
      </w:r>
      <w:commentRangeEnd w:id="43"/>
      <w:r>
        <w:rPr>
          <w:rStyle w:val="Refdecomentrio"/>
        </w:rPr>
        <w:commentReference w:id="43"/>
      </w:r>
      <w:commentRangeEnd w:id="44"/>
      <w:r w:rsidR="009973B9">
        <w:rPr>
          <w:rStyle w:val="Refdecomentrio"/>
        </w:rPr>
        <w:commentReference w:id="44"/>
      </w:r>
    </w:p>
    <w:p w14:paraId="49749FBE" w14:textId="67898260" w:rsidR="009B0DE3" w:rsidRDefault="009B0DE3" w:rsidP="009B0DE3">
      <w:pPr>
        <w:spacing w:beforeLines="24" w:before="57" w:afterLines="24" w:after="57" w:line="360" w:lineRule="auto"/>
        <w:rPr>
          <w:rFonts w:ascii="Arial" w:eastAsia="Times New Roman" w:hAnsi="Arial" w:cs="Arial"/>
          <w:color w:val="FF0000"/>
        </w:rPr>
      </w:pPr>
      <w:r w:rsidRPr="00904212">
        <w:rPr>
          <w:rFonts w:ascii="Arial" w:eastAsia="Times New Roman" w:hAnsi="Arial" w:cs="Arial"/>
          <w:b/>
          <w:color w:val="FF0000"/>
        </w:rPr>
        <w:t xml:space="preserve">Figura </w:t>
      </w:r>
      <w:r>
        <w:rPr>
          <w:rFonts w:ascii="Arial" w:eastAsia="Times New Roman" w:hAnsi="Arial" w:cs="Arial"/>
          <w:b/>
          <w:color w:val="FF0000"/>
        </w:rPr>
        <w:t>1</w:t>
      </w:r>
      <w:r w:rsidR="00D12335">
        <w:rPr>
          <w:rFonts w:ascii="Arial" w:eastAsia="Times New Roman" w:hAnsi="Arial" w:cs="Arial"/>
          <w:b/>
          <w:color w:val="FF0000"/>
        </w:rPr>
        <w:t>2</w:t>
      </w:r>
      <w:r w:rsidRPr="00904212">
        <w:rPr>
          <w:rFonts w:ascii="Arial" w:eastAsia="Times New Roman" w:hAnsi="Arial" w:cs="Arial"/>
          <w:b/>
          <w:color w:val="FF0000"/>
        </w:rPr>
        <w:t>:</w:t>
      </w:r>
      <w:r>
        <w:rPr>
          <w:rFonts w:ascii="Arial" w:eastAsia="Times New Roman" w:hAnsi="Arial" w:cs="Arial"/>
          <w:color w:val="FF0000"/>
        </w:rPr>
        <w:t xml:space="preserve"> Os 5W do método</w:t>
      </w:r>
      <w:r w:rsidRPr="00904212">
        <w:rPr>
          <w:rFonts w:ascii="Arial" w:eastAsia="Times New Roman" w:hAnsi="Arial" w:cs="Arial"/>
          <w:color w:val="FF0000"/>
        </w:rPr>
        <w:t>.</w:t>
      </w:r>
      <w:r w:rsidRPr="00904212">
        <w:rPr>
          <w:rFonts w:ascii="Arial" w:eastAsia="Times New Roman" w:hAnsi="Arial" w:cs="Arial"/>
          <w:b/>
          <w:color w:val="FF0000"/>
        </w:rPr>
        <w:t xml:space="preserve"> Fonte:</w:t>
      </w:r>
      <w:r w:rsidR="004B051D" w:rsidRPr="00E81C66">
        <w:rPr>
          <w:rFonts w:ascii="Arial" w:eastAsia="Times New Roman" w:hAnsi="Arial" w:cs="Arial"/>
          <w:color w:val="FF0000"/>
        </w:rPr>
        <w:t xml:space="preserve"> </w:t>
      </w:r>
      <w:r w:rsidRPr="00904212">
        <w:rPr>
          <w:rFonts w:ascii="Arial" w:eastAsia="Times New Roman" w:hAnsi="Arial" w:cs="Arial"/>
          <w:color w:val="FF0000"/>
        </w:rPr>
        <w:t>labSEAD-UFSC (2019).</w:t>
      </w:r>
    </w:p>
    <w:p w14:paraId="057209B1"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60ACEC24" w14:textId="5A27A890" w:rsidR="00D61A3B" w:rsidRDefault="004B051D"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Identificando es</w:t>
      </w:r>
      <w:r w:rsidR="00416C75">
        <w:rPr>
          <w:rFonts w:ascii="Arial" w:eastAsia="Arial" w:hAnsi="Arial" w:cs="Arial"/>
          <w:color w:val="000000"/>
          <w:sz w:val="24"/>
          <w:szCs w:val="24"/>
        </w:rPr>
        <w:t>s</w:t>
      </w:r>
      <w:r>
        <w:rPr>
          <w:rFonts w:ascii="Arial" w:eastAsia="Arial" w:hAnsi="Arial" w:cs="Arial"/>
          <w:color w:val="000000"/>
          <w:sz w:val="24"/>
          <w:szCs w:val="24"/>
        </w:rPr>
        <w:t xml:space="preserve">as especificações do </w:t>
      </w:r>
      <w:r w:rsidR="00D61A3B">
        <w:rPr>
          <w:rFonts w:ascii="Arial" w:eastAsia="Arial" w:hAnsi="Arial" w:cs="Arial"/>
          <w:color w:val="000000"/>
          <w:sz w:val="24"/>
          <w:szCs w:val="24"/>
        </w:rPr>
        <w:t>primeiro momento</w:t>
      </w:r>
      <w:r w:rsidR="001301C1" w:rsidRPr="0068691B">
        <w:rPr>
          <w:rFonts w:ascii="Arial" w:eastAsia="Arial" w:hAnsi="Arial" w:cs="Arial"/>
          <w:color w:val="000000"/>
          <w:sz w:val="24"/>
          <w:szCs w:val="24"/>
        </w:rPr>
        <w:t xml:space="preserve"> da elaboração do plano</w:t>
      </w:r>
      <w:r w:rsidR="009D365D">
        <w:rPr>
          <w:rFonts w:ascii="Arial" w:eastAsia="Arial" w:hAnsi="Arial" w:cs="Arial"/>
          <w:color w:val="000000"/>
          <w:sz w:val="24"/>
          <w:szCs w:val="24"/>
        </w:rPr>
        <w:t>, a</w:t>
      </w:r>
      <w:r w:rsidR="001301C1" w:rsidRPr="0068691B">
        <w:rPr>
          <w:rFonts w:ascii="Arial" w:eastAsia="Arial" w:hAnsi="Arial" w:cs="Arial"/>
          <w:color w:val="000000"/>
          <w:sz w:val="24"/>
          <w:szCs w:val="24"/>
        </w:rPr>
        <w:t xml:space="preserve"> equipe deve</w:t>
      </w:r>
      <w:r w:rsidR="009B0DE3">
        <w:rPr>
          <w:rFonts w:ascii="Arial" w:eastAsia="Arial" w:hAnsi="Arial" w:cs="Arial"/>
          <w:color w:val="000000"/>
          <w:sz w:val="24"/>
          <w:szCs w:val="24"/>
        </w:rPr>
        <w:t xml:space="preserve"> atentar</w:t>
      </w:r>
      <w:r w:rsidR="00D61A3B">
        <w:rPr>
          <w:rFonts w:ascii="Arial" w:eastAsia="Arial" w:hAnsi="Arial" w:cs="Arial"/>
          <w:color w:val="000000"/>
          <w:sz w:val="24"/>
          <w:szCs w:val="24"/>
        </w:rPr>
        <w:t>-se para algumas especificações num segundo momento.</w:t>
      </w:r>
      <w:r>
        <w:rPr>
          <w:rFonts w:ascii="Arial" w:eastAsia="Arial" w:hAnsi="Arial" w:cs="Arial"/>
          <w:color w:val="000000"/>
          <w:sz w:val="24"/>
          <w:szCs w:val="24"/>
        </w:rPr>
        <w:t xml:space="preserve"> </w:t>
      </w:r>
      <w:r w:rsidR="009973B9">
        <w:rPr>
          <w:rFonts w:ascii="Arial" w:eastAsia="Arial" w:hAnsi="Arial" w:cs="Arial"/>
          <w:color w:val="000000"/>
          <w:sz w:val="24"/>
          <w:szCs w:val="24"/>
        </w:rPr>
        <w:t>Então, interaja com a imagem a seguir para</w:t>
      </w:r>
      <w:r>
        <w:rPr>
          <w:rFonts w:ascii="Arial" w:eastAsia="Arial" w:hAnsi="Arial" w:cs="Arial"/>
          <w:color w:val="000000"/>
          <w:sz w:val="24"/>
          <w:szCs w:val="24"/>
        </w:rPr>
        <w:t xml:space="preserve"> analisar es</w:t>
      </w:r>
      <w:r w:rsidR="000645B4">
        <w:rPr>
          <w:rFonts w:ascii="Arial" w:eastAsia="Arial" w:hAnsi="Arial" w:cs="Arial"/>
          <w:color w:val="000000"/>
          <w:sz w:val="24"/>
          <w:szCs w:val="24"/>
        </w:rPr>
        <w:t>s</w:t>
      </w:r>
      <w:r>
        <w:rPr>
          <w:rFonts w:ascii="Arial" w:eastAsia="Arial" w:hAnsi="Arial" w:cs="Arial"/>
          <w:color w:val="000000"/>
          <w:sz w:val="24"/>
          <w:szCs w:val="24"/>
        </w:rPr>
        <w:t>es critéri</w:t>
      </w:r>
      <w:r w:rsidR="009973B9">
        <w:rPr>
          <w:rFonts w:ascii="Arial" w:eastAsia="Arial" w:hAnsi="Arial" w:cs="Arial"/>
          <w:color w:val="000000"/>
          <w:sz w:val="24"/>
          <w:szCs w:val="24"/>
        </w:rPr>
        <w:t>os.</w:t>
      </w:r>
    </w:p>
    <w:p w14:paraId="02EA7544" w14:textId="0CAA49B4" w:rsidR="000327A2" w:rsidRPr="0068691B" w:rsidRDefault="00F72043" w:rsidP="0068691B">
      <w:pPr>
        <w:spacing w:beforeLines="24" w:before="57" w:afterLines="24" w:after="57" w:line="360" w:lineRule="auto"/>
        <w:jc w:val="both"/>
        <w:rPr>
          <w:rFonts w:ascii="Arial" w:hAnsi="Arial" w:cs="Arial"/>
          <w:sz w:val="24"/>
          <w:szCs w:val="24"/>
        </w:rPr>
      </w:pPr>
      <w:commentRangeStart w:id="45"/>
      <w:r>
        <w:rPr>
          <w:noProof/>
        </w:rPr>
        <w:lastRenderedPageBreak/>
        <w:drawing>
          <wp:inline distT="0" distB="0" distL="0" distR="0" wp14:anchorId="735AB088" wp14:editId="3FD7FD1A">
            <wp:extent cx="5671185" cy="3242027"/>
            <wp:effectExtent l="0" t="0" r="5715" b="0"/>
            <wp:docPr id="37" name="Imagem 37" descr="Ilustração vetorial moderna 3d. Modelo de infográficos circulares com dois elementos, círculos. Contém mapa no centro. Projetado para negócios, apresentações, web design, diagramas com 2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vetorial moderna 3d. Modelo de infográficos circulares com dois elementos, círculos. Contém mapa no centro. Projetado para negócios, apresentações, web design, diagramas com 2 etapa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1185" cy="3242027"/>
                    </a:xfrm>
                    <a:prstGeom prst="rect">
                      <a:avLst/>
                    </a:prstGeom>
                    <a:noFill/>
                    <a:ln>
                      <a:noFill/>
                    </a:ln>
                  </pic:spPr>
                </pic:pic>
              </a:graphicData>
            </a:graphic>
          </wp:inline>
        </w:drawing>
      </w:r>
      <w:commentRangeEnd w:id="45"/>
      <w:r>
        <w:rPr>
          <w:rStyle w:val="Refdecomentrio"/>
        </w:rPr>
        <w:commentReference w:id="45"/>
      </w:r>
    </w:p>
    <w:p w14:paraId="45FC24B7" w14:textId="4FDCFA02" w:rsidR="00723D7E" w:rsidRPr="0068691B" w:rsidRDefault="00723D7E" w:rsidP="00E81C66">
      <w:pPr>
        <w:spacing w:beforeLines="24" w:before="57" w:afterLines="24" w:after="57" w:line="360" w:lineRule="auto"/>
        <w:rPr>
          <w:rFonts w:ascii="Arial" w:eastAsia="Arial" w:hAnsi="Arial" w:cs="Arial"/>
          <w:color w:val="000000"/>
          <w:sz w:val="24"/>
          <w:szCs w:val="24"/>
        </w:rPr>
      </w:pPr>
      <w:r w:rsidRPr="00904212">
        <w:rPr>
          <w:rFonts w:ascii="Arial" w:eastAsia="Times New Roman" w:hAnsi="Arial" w:cs="Arial"/>
          <w:b/>
          <w:color w:val="FF0000"/>
        </w:rPr>
        <w:t xml:space="preserve">Figura </w:t>
      </w:r>
      <w:r>
        <w:rPr>
          <w:rFonts w:ascii="Arial" w:eastAsia="Times New Roman" w:hAnsi="Arial" w:cs="Arial"/>
          <w:b/>
          <w:color w:val="FF0000"/>
        </w:rPr>
        <w:t>1</w:t>
      </w:r>
      <w:r w:rsidR="00D12335">
        <w:rPr>
          <w:rFonts w:ascii="Arial" w:eastAsia="Times New Roman" w:hAnsi="Arial" w:cs="Arial"/>
          <w:b/>
          <w:color w:val="FF0000"/>
        </w:rPr>
        <w:t>3</w:t>
      </w:r>
      <w:r w:rsidRPr="00904212">
        <w:rPr>
          <w:rFonts w:ascii="Arial" w:eastAsia="Times New Roman" w:hAnsi="Arial" w:cs="Arial"/>
          <w:b/>
          <w:color w:val="FF0000"/>
        </w:rPr>
        <w:t>:</w:t>
      </w:r>
      <w:r>
        <w:rPr>
          <w:rFonts w:ascii="Arial" w:eastAsia="Times New Roman" w:hAnsi="Arial" w:cs="Arial"/>
          <w:color w:val="FF0000"/>
        </w:rPr>
        <w:t xml:space="preserve"> Os 2H do método</w:t>
      </w:r>
      <w:r w:rsidRPr="00904212">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labSEAD-UFSC (2019).</w:t>
      </w:r>
    </w:p>
    <w:p w14:paraId="78D26077"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4B7ED2D1" w14:textId="7AE2AA09" w:rsidR="00A93628" w:rsidRDefault="00D61A3B"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Podemos perceber que</w:t>
      </w:r>
      <w:r w:rsidR="00286DB4">
        <w:rPr>
          <w:rFonts w:ascii="Arial" w:eastAsia="Arial" w:hAnsi="Arial" w:cs="Arial"/>
          <w:color w:val="000000"/>
          <w:sz w:val="24"/>
          <w:szCs w:val="24"/>
        </w:rPr>
        <w:t xml:space="preserve"> </w:t>
      </w:r>
      <w:r>
        <w:rPr>
          <w:rFonts w:ascii="Arial" w:eastAsia="Arial" w:hAnsi="Arial" w:cs="Arial"/>
          <w:color w:val="000000"/>
          <w:sz w:val="24"/>
          <w:szCs w:val="24"/>
        </w:rPr>
        <w:t>es</w:t>
      </w:r>
      <w:r w:rsidR="000645B4">
        <w:rPr>
          <w:rFonts w:ascii="Arial" w:eastAsia="Arial" w:hAnsi="Arial" w:cs="Arial"/>
          <w:color w:val="000000"/>
          <w:sz w:val="24"/>
          <w:szCs w:val="24"/>
        </w:rPr>
        <w:t>s</w:t>
      </w:r>
      <w:r w:rsidR="00286DB4">
        <w:rPr>
          <w:rFonts w:ascii="Arial" w:eastAsia="Arial" w:hAnsi="Arial" w:cs="Arial"/>
          <w:color w:val="000000"/>
          <w:sz w:val="24"/>
          <w:szCs w:val="24"/>
        </w:rPr>
        <w:t xml:space="preserve">as especificações </w:t>
      </w:r>
      <w:r w:rsidR="00A93628">
        <w:rPr>
          <w:rFonts w:ascii="Arial" w:eastAsia="Arial" w:hAnsi="Arial" w:cs="Arial"/>
          <w:color w:val="000000"/>
          <w:sz w:val="24"/>
          <w:szCs w:val="24"/>
        </w:rPr>
        <w:t xml:space="preserve">ajudarão na construção do planejamento por meio de questões práticas. Porém, você </w:t>
      </w:r>
      <w:r w:rsidR="00F72043">
        <w:rPr>
          <w:rFonts w:ascii="Arial" w:eastAsia="Arial" w:hAnsi="Arial" w:cs="Arial"/>
          <w:color w:val="000000"/>
          <w:sz w:val="24"/>
          <w:szCs w:val="24"/>
        </w:rPr>
        <w:t xml:space="preserve">pode se </w:t>
      </w:r>
      <w:r w:rsidR="001301C1" w:rsidRPr="0068691B">
        <w:rPr>
          <w:rFonts w:ascii="Arial" w:eastAsia="Arial" w:hAnsi="Arial" w:cs="Arial"/>
          <w:color w:val="000000"/>
          <w:sz w:val="24"/>
          <w:szCs w:val="24"/>
        </w:rPr>
        <w:t>pergunta</w:t>
      </w:r>
      <w:r w:rsidR="00F72043">
        <w:rPr>
          <w:rFonts w:ascii="Arial" w:eastAsia="Arial" w:hAnsi="Arial" w:cs="Arial"/>
          <w:color w:val="000000"/>
          <w:sz w:val="24"/>
          <w:szCs w:val="24"/>
        </w:rPr>
        <w:t xml:space="preserve">r: será que </w:t>
      </w:r>
      <w:r w:rsidR="001301C1" w:rsidRPr="0068691B">
        <w:rPr>
          <w:rFonts w:ascii="Arial" w:eastAsia="Arial" w:hAnsi="Arial" w:cs="Arial"/>
          <w:color w:val="000000"/>
          <w:sz w:val="24"/>
          <w:szCs w:val="24"/>
        </w:rPr>
        <w:t>na investigação criminal é fácil responder</w:t>
      </w:r>
      <w:r w:rsidR="000645B4">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es</w:t>
      </w:r>
      <w:r w:rsidR="00A93628">
        <w:rPr>
          <w:rFonts w:ascii="Arial" w:eastAsia="Arial" w:hAnsi="Arial" w:cs="Arial"/>
          <w:color w:val="000000"/>
          <w:sz w:val="24"/>
          <w:szCs w:val="24"/>
        </w:rPr>
        <w:t>t</w:t>
      </w:r>
      <w:r w:rsidR="001301C1" w:rsidRPr="0068691B">
        <w:rPr>
          <w:rFonts w:ascii="Arial" w:eastAsia="Arial" w:hAnsi="Arial" w:cs="Arial"/>
          <w:color w:val="000000"/>
          <w:sz w:val="24"/>
          <w:szCs w:val="24"/>
        </w:rPr>
        <w:t>as questões na fase de planejamento</w:t>
      </w:r>
      <w:r w:rsidR="00F72043">
        <w:rPr>
          <w:rFonts w:ascii="Arial" w:eastAsia="Arial" w:hAnsi="Arial" w:cs="Arial"/>
          <w:color w:val="000000"/>
          <w:sz w:val="24"/>
          <w:szCs w:val="24"/>
        </w:rPr>
        <w:t>?</w:t>
      </w:r>
    </w:p>
    <w:p w14:paraId="39CBAC71" w14:textId="0A3789B4" w:rsidR="000327A2" w:rsidRDefault="00A93628"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Podemos dizer que n</w:t>
      </w:r>
      <w:r w:rsidR="001301C1" w:rsidRPr="0068691B">
        <w:rPr>
          <w:rFonts w:ascii="Arial" w:eastAsia="Arial" w:hAnsi="Arial" w:cs="Arial"/>
          <w:color w:val="000000"/>
          <w:sz w:val="24"/>
          <w:szCs w:val="24"/>
        </w:rPr>
        <w:t>ão será tão fácil, mas lembre-se de que o planejamento é uma expressão dos propósitos da organização policial</w:t>
      </w:r>
      <w:r>
        <w:rPr>
          <w:rFonts w:ascii="Arial" w:eastAsia="Arial" w:hAnsi="Arial" w:cs="Arial"/>
          <w:color w:val="000000"/>
          <w:sz w:val="24"/>
          <w:szCs w:val="24"/>
        </w:rPr>
        <w:t xml:space="preserve"> que</w:t>
      </w:r>
      <w:r w:rsidR="001301C1" w:rsidRPr="0068691B">
        <w:rPr>
          <w:rFonts w:ascii="Arial" w:eastAsia="Arial" w:hAnsi="Arial" w:cs="Arial"/>
          <w:color w:val="000000"/>
          <w:sz w:val="24"/>
          <w:szCs w:val="24"/>
        </w:rPr>
        <w:t xml:space="preserve"> cond</w:t>
      </w:r>
      <w:r>
        <w:rPr>
          <w:rFonts w:ascii="Arial" w:eastAsia="Arial" w:hAnsi="Arial" w:cs="Arial"/>
          <w:color w:val="000000"/>
          <w:sz w:val="24"/>
          <w:szCs w:val="24"/>
        </w:rPr>
        <w:t>uz</w:t>
      </w:r>
      <w:r w:rsidR="001301C1" w:rsidRPr="0068691B">
        <w:rPr>
          <w:rFonts w:ascii="Arial" w:eastAsia="Arial" w:hAnsi="Arial" w:cs="Arial"/>
          <w:color w:val="000000"/>
          <w:sz w:val="24"/>
          <w:szCs w:val="24"/>
        </w:rPr>
        <w:t xml:space="preserve"> os meios disponíveis para a investigação em um espaço de tempo</w:t>
      </w:r>
      <w:r w:rsidR="00416C75">
        <w:rPr>
          <w:rFonts w:ascii="Arial" w:eastAsia="Arial" w:hAnsi="Arial" w:cs="Arial"/>
          <w:color w:val="000000"/>
          <w:sz w:val="24"/>
          <w:szCs w:val="24"/>
        </w:rPr>
        <w:t xml:space="preserve"> e </w:t>
      </w:r>
      <w:r w:rsidR="001301C1" w:rsidRPr="00416C75">
        <w:rPr>
          <w:rFonts w:ascii="Arial" w:eastAsia="Arial" w:hAnsi="Arial" w:cs="Arial"/>
          <w:color w:val="000000"/>
          <w:sz w:val="24"/>
          <w:szCs w:val="24"/>
        </w:rPr>
        <w:t>tem um caráter de permanência</w:t>
      </w:r>
      <w:r w:rsidRPr="00416C75">
        <w:rPr>
          <w:rFonts w:ascii="Arial" w:eastAsia="Arial" w:hAnsi="Arial" w:cs="Arial"/>
          <w:color w:val="000000"/>
          <w:sz w:val="24"/>
          <w:szCs w:val="24"/>
        </w:rPr>
        <w:t>,</w:t>
      </w:r>
      <w:r w:rsidR="001301C1" w:rsidRPr="00416C75">
        <w:rPr>
          <w:rFonts w:ascii="Arial" w:eastAsia="Arial" w:hAnsi="Arial" w:cs="Arial"/>
          <w:color w:val="000000"/>
          <w:sz w:val="24"/>
          <w:szCs w:val="24"/>
        </w:rPr>
        <w:t xml:space="preserve"> o que induz à sua adequabilidade ao desenrolar das circunstâncias</w:t>
      </w:r>
      <w:r w:rsidR="001301C1" w:rsidRPr="0068691B">
        <w:rPr>
          <w:rFonts w:ascii="Arial" w:eastAsia="Arial" w:hAnsi="Arial" w:cs="Arial"/>
          <w:color w:val="000000"/>
          <w:sz w:val="24"/>
          <w:szCs w:val="24"/>
        </w:rPr>
        <w:t>.</w:t>
      </w:r>
    </w:p>
    <w:p w14:paraId="6743AC6C" w14:textId="77777777" w:rsidR="005E3B3C" w:rsidRPr="0068691B" w:rsidRDefault="005E3B3C" w:rsidP="0068691B">
      <w:pPr>
        <w:spacing w:beforeLines="24" w:before="57" w:afterLines="24" w:after="57" w:line="360" w:lineRule="auto"/>
        <w:jc w:val="both"/>
        <w:rPr>
          <w:rFonts w:ascii="Arial" w:eastAsia="Arial" w:hAnsi="Arial" w:cs="Arial"/>
          <w:color w:val="000000"/>
          <w:sz w:val="24"/>
          <w:szCs w:val="24"/>
        </w:rPr>
      </w:pPr>
    </w:p>
    <w:p w14:paraId="7082C81F" w14:textId="77777777" w:rsidR="00860447" w:rsidRPr="00860447" w:rsidRDefault="00860447" w:rsidP="00860447">
      <w:pPr>
        <w:spacing w:beforeLines="24" w:before="57" w:afterLines="24" w:after="57" w:line="360" w:lineRule="auto"/>
        <w:jc w:val="both"/>
        <w:rPr>
          <w:rFonts w:ascii="Arial" w:eastAsia="Arial" w:hAnsi="Arial" w:cs="Arial"/>
          <w:b/>
          <w:color w:val="FF0000"/>
          <w:sz w:val="24"/>
          <w:szCs w:val="24"/>
        </w:rPr>
      </w:pPr>
      <w:r w:rsidRPr="00860447">
        <w:rPr>
          <w:rFonts w:ascii="Arial" w:eastAsia="Arial" w:hAnsi="Arial" w:cs="Arial"/>
          <w:b/>
          <w:color w:val="FF0000"/>
          <w:sz w:val="24"/>
          <w:szCs w:val="24"/>
        </w:rPr>
        <w:t>&lt;Abrir Destaque&gt;</w:t>
      </w:r>
    </w:p>
    <w:p w14:paraId="3DE45054" w14:textId="415BC1EB" w:rsidR="004B7E97" w:rsidRPr="00860447" w:rsidRDefault="00860447" w:rsidP="00860447">
      <w:pPr>
        <w:spacing w:beforeLines="24" w:before="57" w:afterLines="24" w:after="57" w:line="360" w:lineRule="auto"/>
        <w:jc w:val="both"/>
        <w:rPr>
          <w:rFonts w:ascii="Arial" w:eastAsia="Arial" w:hAnsi="Arial" w:cs="Arial"/>
          <w:color w:val="FF0000"/>
          <w:sz w:val="24"/>
          <w:szCs w:val="24"/>
        </w:rPr>
      </w:pPr>
      <w:r w:rsidRPr="00860447">
        <w:rPr>
          <w:rFonts w:ascii="Arial" w:eastAsia="Arial" w:hAnsi="Arial" w:cs="Arial"/>
          <w:color w:val="FF0000"/>
          <w:sz w:val="24"/>
          <w:szCs w:val="24"/>
        </w:rPr>
        <w:t xml:space="preserve">A </w:t>
      </w:r>
      <w:r w:rsidR="004B7E97" w:rsidRPr="00860447">
        <w:rPr>
          <w:rFonts w:ascii="Arial" w:eastAsia="Arial" w:hAnsi="Arial" w:cs="Arial"/>
          <w:color w:val="FF0000"/>
          <w:sz w:val="24"/>
          <w:szCs w:val="24"/>
        </w:rPr>
        <w:t>mensuração do tempo de execução</w:t>
      </w:r>
      <w:r>
        <w:rPr>
          <w:rFonts w:ascii="Arial" w:eastAsia="Arial" w:hAnsi="Arial" w:cs="Arial"/>
          <w:color w:val="FF0000"/>
          <w:sz w:val="24"/>
          <w:szCs w:val="24"/>
        </w:rPr>
        <w:t xml:space="preserve"> s</w:t>
      </w:r>
      <w:r w:rsidRPr="00860447">
        <w:rPr>
          <w:rFonts w:ascii="Arial" w:eastAsia="Arial" w:hAnsi="Arial" w:cs="Arial"/>
          <w:color w:val="FF0000"/>
          <w:sz w:val="24"/>
          <w:szCs w:val="24"/>
        </w:rPr>
        <w:t>e dá pelo</w:t>
      </w:r>
      <w:r w:rsidR="00E86816" w:rsidRPr="00860447">
        <w:rPr>
          <w:rFonts w:ascii="Arial" w:eastAsia="Arial" w:hAnsi="Arial" w:cs="Arial"/>
          <w:color w:val="FF0000"/>
          <w:sz w:val="24"/>
          <w:szCs w:val="24"/>
        </w:rPr>
        <w:t xml:space="preserve"> prazo estabelecido na lei processual penal ou </w:t>
      </w:r>
      <w:r w:rsidRPr="00860447">
        <w:rPr>
          <w:rFonts w:ascii="Arial" w:eastAsia="Arial" w:hAnsi="Arial" w:cs="Arial"/>
          <w:color w:val="FF0000"/>
          <w:sz w:val="24"/>
          <w:szCs w:val="24"/>
        </w:rPr>
        <w:t>pel</w:t>
      </w:r>
      <w:r w:rsidR="00E86816" w:rsidRPr="00860447">
        <w:rPr>
          <w:rFonts w:ascii="Arial" w:eastAsia="Arial" w:hAnsi="Arial" w:cs="Arial"/>
          <w:color w:val="FF0000"/>
          <w:sz w:val="24"/>
          <w:szCs w:val="24"/>
        </w:rPr>
        <w:t>o prazo estabelecido pelo magistrado</w:t>
      </w:r>
      <w:r>
        <w:rPr>
          <w:rFonts w:ascii="Arial" w:eastAsia="Arial" w:hAnsi="Arial" w:cs="Arial"/>
          <w:color w:val="FF0000"/>
          <w:sz w:val="24"/>
          <w:szCs w:val="24"/>
        </w:rPr>
        <w:t>, e</w:t>
      </w:r>
      <w:r w:rsidR="00E86816" w:rsidRPr="00860447">
        <w:rPr>
          <w:rFonts w:ascii="Arial" w:eastAsia="Arial" w:hAnsi="Arial" w:cs="Arial"/>
          <w:color w:val="FF0000"/>
          <w:sz w:val="24"/>
          <w:szCs w:val="24"/>
        </w:rPr>
        <w:t xml:space="preserve"> </w:t>
      </w:r>
      <w:r>
        <w:rPr>
          <w:rFonts w:ascii="Arial" w:eastAsia="Arial" w:hAnsi="Arial" w:cs="Arial"/>
          <w:color w:val="FF0000"/>
          <w:sz w:val="24"/>
          <w:szCs w:val="24"/>
        </w:rPr>
        <w:t>a</w:t>
      </w:r>
      <w:r w:rsidR="00E86816" w:rsidRPr="00860447">
        <w:rPr>
          <w:rFonts w:ascii="Arial" w:eastAsia="Arial" w:hAnsi="Arial" w:cs="Arial"/>
          <w:color w:val="FF0000"/>
          <w:sz w:val="24"/>
          <w:szCs w:val="24"/>
        </w:rPr>
        <w:t xml:space="preserve"> cada renovação de prazo</w:t>
      </w:r>
      <w:r>
        <w:rPr>
          <w:rFonts w:ascii="Arial" w:eastAsia="Arial" w:hAnsi="Arial" w:cs="Arial"/>
          <w:color w:val="FF0000"/>
          <w:sz w:val="24"/>
          <w:szCs w:val="24"/>
        </w:rPr>
        <w:t xml:space="preserve">, </w:t>
      </w:r>
      <w:r w:rsidR="00E86816" w:rsidRPr="00860447">
        <w:rPr>
          <w:rFonts w:ascii="Arial" w:eastAsia="Arial" w:hAnsi="Arial" w:cs="Arial"/>
          <w:color w:val="FF0000"/>
          <w:sz w:val="24"/>
          <w:szCs w:val="24"/>
        </w:rPr>
        <w:t xml:space="preserve">a equipe deve reformular seu plano de trabalho, adequando ao prazo estabelecido. </w:t>
      </w:r>
    </w:p>
    <w:p w14:paraId="3194F1C4" w14:textId="3A0BC49F" w:rsidR="00860447" w:rsidRPr="00860447" w:rsidRDefault="00860447" w:rsidP="00860447">
      <w:pPr>
        <w:spacing w:beforeLines="24" w:before="57" w:afterLines="24" w:after="57" w:line="360" w:lineRule="auto"/>
        <w:jc w:val="both"/>
        <w:rPr>
          <w:rFonts w:ascii="Arial" w:hAnsi="Arial" w:cs="Arial"/>
          <w:b/>
          <w:color w:val="FF0000"/>
          <w:sz w:val="24"/>
          <w:szCs w:val="24"/>
        </w:rPr>
      </w:pPr>
      <w:r w:rsidRPr="00860447">
        <w:rPr>
          <w:rFonts w:ascii="Arial" w:eastAsia="Arial" w:hAnsi="Arial" w:cs="Arial"/>
          <w:b/>
          <w:color w:val="FF0000"/>
          <w:sz w:val="24"/>
          <w:szCs w:val="24"/>
        </w:rPr>
        <w:t>&lt;Fechar Destaque&gt;</w:t>
      </w:r>
    </w:p>
    <w:p w14:paraId="7AEA7350"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422B5219" w14:textId="296A2248"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Es</w:t>
      </w:r>
      <w:r w:rsidR="000645B4">
        <w:rPr>
          <w:rFonts w:ascii="Arial" w:eastAsia="Arial" w:hAnsi="Arial" w:cs="Arial"/>
          <w:color w:val="000000"/>
          <w:sz w:val="24"/>
          <w:szCs w:val="24"/>
        </w:rPr>
        <w:t>s</w:t>
      </w:r>
      <w:r w:rsidRPr="0068691B">
        <w:rPr>
          <w:rFonts w:ascii="Arial" w:eastAsia="Arial" w:hAnsi="Arial" w:cs="Arial"/>
          <w:color w:val="000000"/>
          <w:sz w:val="24"/>
          <w:szCs w:val="24"/>
        </w:rPr>
        <w:t xml:space="preserve">a ferramenta é significativa para a investigação criminal, pois </w:t>
      </w:r>
      <w:r w:rsidR="00860447">
        <w:rPr>
          <w:rFonts w:ascii="Arial" w:eastAsia="Arial" w:hAnsi="Arial" w:cs="Arial"/>
          <w:color w:val="000000"/>
          <w:sz w:val="24"/>
          <w:szCs w:val="24"/>
        </w:rPr>
        <w:t>garante</w:t>
      </w:r>
      <w:r w:rsidRPr="0068691B">
        <w:rPr>
          <w:rFonts w:ascii="Arial" w:eastAsia="Arial" w:hAnsi="Arial" w:cs="Arial"/>
          <w:color w:val="000000"/>
          <w:sz w:val="24"/>
          <w:szCs w:val="24"/>
        </w:rPr>
        <w:t xml:space="preserve"> clareza e objetividade ao procedimento, afastando qualquer dúvida que possa existir quanto </w:t>
      </w:r>
      <w:r w:rsidRPr="0068691B">
        <w:rPr>
          <w:rFonts w:ascii="Arial" w:eastAsia="Arial" w:hAnsi="Arial" w:cs="Arial"/>
          <w:color w:val="000000"/>
          <w:sz w:val="24"/>
          <w:szCs w:val="24"/>
        </w:rPr>
        <w:lastRenderedPageBreak/>
        <w:t>ao desenrolar da pesquisa</w:t>
      </w:r>
      <w:r w:rsidR="004B7E97" w:rsidRPr="0068691B">
        <w:rPr>
          <w:rFonts w:ascii="Arial" w:eastAsia="Arial" w:hAnsi="Arial" w:cs="Arial"/>
          <w:color w:val="000000"/>
          <w:sz w:val="24"/>
          <w:szCs w:val="24"/>
        </w:rPr>
        <w:t xml:space="preserve"> de provas</w:t>
      </w:r>
      <w:r w:rsidR="000645B4">
        <w:rPr>
          <w:rFonts w:ascii="Arial" w:eastAsia="Arial" w:hAnsi="Arial" w:cs="Arial"/>
          <w:color w:val="000000"/>
          <w:sz w:val="24"/>
          <w:szCs w:val="24"/>
        </w:rPr>
        <w:t>, visto que</w:t>
      </w:r>
      <w:r w:rsidR="00E235C6">
        <w:rPr>
          <w:rFonts w:ascii="Arial" w:eastAsia="Arial" w:hAnsi="Arial" w:cs="Arial"/>
          <w:color w:val="000000"/>
          <w:sz w:val="24"/>
          <w:szCs w:val="24"/>
        </w:rPr>
        <w:t xml:space="preserve"> </w:t>
      </w:r>
      <w:r w:rsidR="000D757F">
        <w:rPr>
          <w:rFonts w:ascii="Arial" w:eastAsia="Arial" w:hAnsi="Arial" w:cs="Arial"/>
          <w:color w:val="000000"/>
          <w:sz w:val="24"/>
          <w:szCs w:val="24"/>
        </w:rPr>
        <w:t xml:space="preserve">se </w:t>
      </w:r>
      <w:r w:rsidR="00E235C6">
        <w:rPr>
          <w:rFonts w:ascii="Arial" w:eastAsia="Arial" w:hAnsi="Arial" w:cs="Arial"/>
          <w:color w:val="000000"/>
          <w:sz w:val="24"/>
          <w:szCs w:val="24"/>
        </w:rPr>
        <w:t>deve estar atento para não agir de modo que implique erros e</w:t>
      </w:r>
      <w:r w:rsidRPr="0068691B">
        <w:rPr>
          <w:rFonts w:ascii="Arial" w:eastAsia="Arial" w:hAnsi="Arial" w:cs="Arial"/>
          <w:color w:val="000000"/>
          <w:sz w:val="24"/>
          <w:szCs w:val="24"/>
        </w:rPr>
        <w:t xml:space="preserve"> prejuízos à dignidade das pessoas envolvidas, como autor, vítima e testemunhas, ou ao interesse público.</w:t>
      </w:r>
    </w:p>
    <w:p w14:paraId="02102389" w14:textId="2F64B419"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Exemplo</w:t>
      </w:r>
      <w:r w:rsidR="00076397">
        <w:rPr>
          <w:rFonts w:ascii="Arial" w:eastAsia="Arial" w:hAnsi="Arial" w:cs="Arial"/>
          <w:color w:val="000000"/>
          <w:sz w:val="24"/>
          <w:szCs w:val="24"/>
        </w:rPr>
        <w:t>s</w:t>
      </w:r>
      <w:r w:rsidRPr="0068691B">
        <w:rPr>
          <w:rFonts w:ascii="Arial" w:eastAsia="Arial" w:hAnsi="Arial" w:cs="Arial"/>
          <w:color w:val="000000"/>
          <w:sz w:val="24"/>
          <w:szCs w:val="24"/>
        </w:rPr>
        <w:t xml:space="preserve"> de erros dessa natureza </w:t>
      </w:r>
      <w:r w:rsidR="00076397">
        <w:rPr>
          <w:rFonts w:ascii="Arial" w:eastAsia="Arial" w:hAnsi="Arial" w:cs="Arial"/>
          <w:color w:val="000000"/>
          <w:sz w:val="24"/>
          <w:szCs w:val="24"/>
        </w:rPr>
        <w:t xml:space="preserve">acontecem </w:t>
      </w:r>
      <w:r w:rsidRPr="0068691B">
        <w:rPr>
          <w:rFonts w:ascii="Arial" w:eastAsia="Arial" w:hAnsi="Arial" w:cs="Arial"/>
          <w:color w:val="000000"/>
          <w:sz w:val="24"/>
          <w:szCs w:val="24"/>
        </w:rPr>
        <w:t xml:space="preserve">caso a equipe não </w:t>
      </w:r>
      <w:r w:rsidR="001D01F6" w:rsidRPr="0068691B">
        <w:rPr>
          <w:rFonts w:ascii="Arial" w:eastAsia="Arial" w:hAnsi="Arial" w:cs="Arial"/>
          <w:color w:val="000000"/>
          <w:sz w:val="24"/>
          <w:szCs w:val="24"/>
        </w:rPr>
        <w:t>especifi</w:t>
      </w:r>
      <w:r w:rsidR="001D01F6">
        <w:rPr>
          <w:rFonts w:ascii="Arial" w:eastAsia="Arial" w:hAnsi="Arial" w:cs="Arial"/>
          <w:color w:val="000000"/>
          <w:sz w:val="24"/>
          <w:szCs w:val="24"/>
        </w:rPr>
        <w:t>que</w:t>
      </w:r>
      <w:r w:rsidR="001D01F6" w:rsidRPr="0068691B">
        <w:rPr>
          <w:rFonts w:ascii="Arial" w:eastAsia="Arial" w:hAnsi="Arial" w:cs="Arial"/>
          <w:color w:val="000000"/>
          <w:sz w:val="24"/>
          <w:szCs w:val="24"/>
        </w:rPr>
        <w:t xml:space="preserve"> </w:t>
      </w:r>
      <w:r w:rsidRPr="0068691B">
        <w:rPr>
          <w:rFonts w:ascii="Arial" w:eastAsia="Arial" w:hAnsi="Arial" w:cs="Arial"/>
          <w:color w:val="000000"/>
          <w:sz w:val="24"/>
          <w:szCs w:val="24"/>
        </w:rPr>
        <w:t>os métodos e técnicas que serão aplicad</w:t>
      </w:r>
      <w:r w:rsidR="001D01F6">
        <w:rPr>
          <w:rFonts w:ascii="Arial" w:eastAsia="Arial" w:hAnsi="Arial" w:cs="Arial"/>
          <w:color w:val="000000"/>
          <w:sz w:val="24"/>
          <w:szCs w:val="24"/>
        </w:rPr>
        <w:t>o</w:t>
      </w:r>
      <w:r w:rsidRPr="0068691B">
        <w:rPr>
          <w:rFonts w:ascii="Arial" w:eastAsia="Arial" w:hAnsi="Arial" w:cs="Arial"/>
          <w:color w:val="000000"/>
          <w:sz w:val="24"/>
          <w:szCs w:val="24"/>
        </w:rPr>
        <w:t>s</w:t>
      </w:r>
      <w:r w:rsidR="00860447">
        <w:rPr>
          <w:rFonts w:ascii="Arial" w:eastAsia="Arial" w:hAnsi="Arial" w:cs="Arial"/>
          <w:color w:val="000000"/>
          <w:sz w:val="24"/>
          <w:szCs w:val="24"/>
        </w:rPr>
        <w:t>,</w:t>
      </w:r>
      <w:r w:rsidRPr="0068691B">
        <w:rPr>
          <w:rFonts w:ascii="Arial" w:eastAsia="Arial" w:hAnsi="Arial" w:cs="Arial"/>
          <w:color w:val="000000"/>
          <w:sz w:val="24"/>
          <w:szCs w:val="24"/>
        </w:rPr>
        <w:t xml:space="preserve"> resultando em improvisações que afetarão </w:t>
      </w:r>
      <w:r w:rsidR="00076397">
        <w:rPr>
          <w:rFonts w:ascii="Arial" w:eastAsia="Arial" w:hAnsi="Arial" w:cs="Arial"/>
          <w:color w:val="000000"/>
          <w:sz w:val="24"/>
          <w:szCs w:val="24"/>
        </w:rPr>
        <w:t xml:space="preserve">negativamente </w:t>
      </w:r>
      <w:r w:rsidRPr="0068691B">
        <w:rPr>
          <w:rFonts w:ascii="Arial" w:eastAsia="Arial" w:hAnsi="Arial" w:cs="Arial"/>
          <w:color w:val="000000"/>
          <w:sz w:val="24"/>
          <w:szCs w:val="24"/>
        </w:rPr>
        <w:t>a imagem da organização policial.</w:t>
      </w:r>
    </w:p>
    <w:p w14:paraId="02911D38"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141A96DB" w14:textId="55ECEFF2" w:rsidR="000327A2" w:rsidRPr="0068691B" w:rsidRDefault="00F10486" w:rsidP="0068691B">
      <w:pPr>
        <w:spacing w:beforeLines="24" w:before="57" w:afterLines="24" w:after="57" w:line="360" w:lineRule="auto"/>
        <w:jc w:val="both"/>
        <w:rPr>
          <w:rFonts w:ascii="Arial" w:hAnsi="Arial" w:cs="Arial"/>
          <w:b/>
          <w:bCs/>
          <w:sz w:val="24"/>
          <w:szCs w:val="24"/>
        </w:rPr>
      </w:pPr>
      <w:r>
        <w:rPr>
          <w:rFonts w:ascii="Arial" w:eastAsia="Arial" w:hAnsi="Arial" w:cs="Arial"/>
          <w:b/>
          <w:sz w:val="24"/>
          <w:szCs w:val="24"/>
          <w:shd w:val="clear" w:color="auto" w:fill="4A86E8"/>
        </w:rPr>
        <w:t>&lt;H2&gt;</w:t>
      </w:r>
      <w:r w:rsidR="001301C1" w:rsidRPr="0068691B">
        <w:rPr>
          <w:rFonts w:ascii="Arial" w:eastAsia="Arial" w:hAnsi="Arial" w:cs="Arial"/>
          <w:b/>
          <w:bCs/>
          <w:color w:val="000000"/>
          <w:sz w:val="24"/>
          <w:szCs w:val="24"/>
        </w:rPr>
        <w:t>Risco de investigação</w:t>
      </w:r>
      <w:r>
        <w:rPr>
          <w:rFonts w:ascii="Arial" w:eastAsia="Arial" w:hAnsi="Arial" w:cs="Arial"/>
          <w:b/>
          <w:sz w:val="24"/>
          <w:szCs w:val="24"/>
          <w:shd w:val="clear" w:color="auto" w:fill="4A86E8"/>
        </w:rPr>
        <w:t>&lt;H2/&gt;</w:t>
      </w:r>
    </w:p>
    <w:p w14:paraId="5B1A1B2A"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623DD6CF" w14:textId="20E4D857" w:rsidR="005A5CF7"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A investigação criminal acontece em um cenário social cada vez mais </w:t>
      </w:r>
      <w:r w:rsidR="00815F61" w:rsidRPr="0068691B">
        <w:rPr>
          <w:rFonts w:ascii="Arial" w:eastAsia="Arial" w:hAnsi="Arial" w:cs="Arial"/>
          <w:color w:val="000000"/>
          <w:sz w:val="24"/>
          <w:szCs w:val="24"/>
        </w:rPr>
        <w:t>complexo</w:t>
      </w:r>
      <w:r w:rsidR="005A5CF7">
        <w:rPr>
          <w:rFonts w:ascii="Arial" w:eastAsia="Arial" w:hAnsi="Arial" w:cs="Arial"/>
          <w:color w:val="000000"/>
          <w:sz w:val="24"/>
          <w:szCs w:val="24"/>
        </w:rPr>
        <w:t xml:space="preserve"> </w:t>
      </w:r>
      <w:r w:rsidR="00217050">
        <w:rPr>
          <w:rFonts w:ascii="Arial" w:eastAsia="Arial" w:hAnsi="Arial" w:cs="Arial"/>
          <w:color w:val="000000"/>
          <w:sz w:val="24"/>
          <w:szCs w:val="24"/>
        </w:rPr>
        <w:t xml:space="preserve">e </w:t>
      </w:r>
      <w:r w:rsidR="00217050" w:rsidRPr="0068691B">
        <w:rPr>
          <w:rFonts w:ascii="Arial" w:eastAsia="Arial" w:hAnsi="Arial" w:cs="Arial"/>
          <w:color w:val="000000"/>
          <w:sz w:val="24"/>
          <w:szCs w:val="24"/>
        </w:rPr>
        <w:t>conflituoso</w:t>
      </w:r>
      <w:r w:rsidR="005A5CF7">
        <w:rPr>
          <w:rFonts w:ascii="Arial" w:eastAsia="Arial" w:hAnsi="Arial" w:cs="Arial"/>
          <w:color w:val="000000"/>
          <w:sz w:val="24"/>
          <w:szCs w:val="24"/>
        </w:rPr>
        <w:t xml:space="preserve"> que se encontra em</w:t>
      </w:r>
      <w:r w:rsidRPr="0068691B">
        <w:rPr>
          <w:rFonts w:ascii="Arial" w:eastAsia="Arial" w:hAnsi="Arial" w:cs="Arial"/>
          <w:color w:val="000000"/>
          <w:sz w:val="24"/>
          <w:szCs w:val="24"/>
        </w:rPr>
        <w:t xml:space="preserve"> constante mutação e exig</w:t>
      </w:r>
      <w:r w:rsidR="005A5CF7">
        <w:rPr>
          <w:rFonts w:ascii="Arial" w:eastAsia="Arial" w:hAnsi="Arial" w:cs="Arial"/>
          <w:color w:val="000000"/>
          <w:sz w:val="24"/>
          <w:szCs w:val="24"/>
        </w:rPr>
        <w:t xml:space="preserve">e </w:t>
      </w:r>
      <w:r w:rsidR="005A5CF7" w:rsidRPr="0068691B">
        <w:rPr>
          <w:rFonts w:ascii="Arial" w:eastAsia="Arial" w:hAnsi="Arial" w:cs="Arial"/>
          <w:color w:val="000000"/>
          <w:sz w:val="24"/>
          <w:szCs w:val="24"/>
        </w:rPr>
        <w:t>maior qualidade e eficácia dos serviços</w:t>
      </w:r>
      <w:r w:rsidR="005A5CF7" w:rsidRPr="0068691B" w:rsidDel="005A5CF7">
        <w:rPr>
          <w:rFonts w:ascii="Arial" w:eastAsia="Arial" w:hAnsi="Arial" w:cs="Arial"/>
          <w:color w:val="000000"/>
          <w:sz w:val="24"/>
          <w:szCs w:val="24"/>
        </w:rPr>
        <w:t xml:space="preserve"> </w:t>
      </w:r>
      <w:r w:rsidRPr="0068691B">
        <w:rPr>
          <w:rFonts w:ascii="Arial" w:eastAsia="Arial" w:hAnsi="Arial" w:cs="Arial"/>
          <w:color w:val="000000"/>
          <w:sz w:val="24"/>
          <w:szCs w:val="24"/>
        </w:rPr>
        <w:t>da administração pública</w:t>
      </w:r>
      <w:r w:rsidR="005A5CF7">
        <w:rPr>
          <w:rFonts w:ascii="Arial" w:eastAsia="Arial" w:hAnsi="Arial" w:cs="Arial"/>
          <w:color w:val="000000"/>
          <w:sz w:val="24"/>
          <w:szCs w:val="24"/>
        </w:rPr>
        <w:t>.</w:t>
      </w:r>
      <w:r w:rsidRPr="0068691B">
        <w:rPr>
          <w:rFonts w:ascii="Arial" w:eastAsia="Arial" w:hAnsi="Arial" w:cs="Arial"/>
          <w:color w:val="000000"/>
          <w:sz w:val="24"/>
          <w:szCs w:val="24"/>
        </w:rPr>
        <w:t xml:space="preserve"> </w:t>
      </w:r>
    </w:p>
    <w:p w14:paraId="1390EF4E" w14:textId="41132309" w:rsidR="000327A2" w:rsidRDefault="005A5CF7"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Des</w:t>
      </w:r>
      <w:r w:rsidR="000D757F">
        <w:rPr>
          <w:rFonts w:ascii="Arial" w:eastAsia="Arial" w:hAnsi="Arial" w:cs="Arial"/>
          <w:color w:val="000000"/>
          <w:sz w:val="24"/>
          <w:szCs w:val="24"/>
        </w:rPr>
        <w:t>s</w:t>
      </w:r>
      <w:r>
        <w:rPr>
          <w:rFonts w:ascii="Arial" w:eastAsia="Arial" w:hAnsi="Arial" w:cs="Arial"/>
          <w:color w:val="000000"/>
          <w:sz w:val="24"/>
          <w:szCs w:val="24"/>
        </w:rPr>
        <w:t>e modo, n</w:t>
      </w:r>
      <w:r w:rsidR="001301C1" w:rsidRPr="0068691B">
        <w:rPr>
          <w:rFonts w:ascii="Arial" w:eastAsia="Arial" w:hAnsi="Arial" w:cs="Arial"/>
          <w:color w:val="000000"/>
          <w:sz w:val="24"/>
          <w:szCs w:val="24"/>
        </w:rPr>
        <w:t>o caso da apuração de provas penais</w:t>
      </w:r>
      <w:r w:rsidR="000D757F">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es</w:t>
      </w:r>
      <w:r w:rsidR="000D757F">
        <w:rPr>
          <w:rFonts w:ascii="Arial" w:eastAsia="Arial" w:hAnsi="Arial" w:cs="Arial"/>
          <w:color w:val="000000"/>
          <w:sz w:val="24"/>
          <w:szCs w:val="24"/>
        </w:rPr>
        <w:t>s</w:t>
      </w:r>
      <w:r w:rsidR="001301C1" w:rsidRPr="0068691B">
        <w:rPr>
          <w:rFonts w:ascii="Arial" w:eastAsia="Arial" w:hAnsi="Arial" w:cs="Arial"/>
          <w:color w:val="000000"/>
          <w:sz w:val="24"/>
          <w:szCs w:val="24"/>
        </w:rPr>
        <w:t>a exigência se torna mais efetiva</w:t>
      </w:r>
      <w:r w:rsidR="000D757F">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tendo em vista o nível de repercussão nos direitos</w:t>
      </w:r>
      <w:r>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garantias e </w:t>
      </w:r>
      <w:r w:rsidR="00D61A3B">
        <w:rPr>
          <w:rFonts w:ascii="Arial" w:eastAsia="Arial" w:hAnsi="Arial" w:cs="Arial"/>
          <w:color w:val="000000"/>
          <w:sz w:val="24"/>
          <w:szCs w:val="24"/>
        </w:rPr>
        <w:t>a</w:t>
      </w:r>
      <w:r w:rsidR="001301C1" w:rsidRPr="0068691B">
        <w:rPr>
          <w:rFonts w:ascii="Arial" w:eastAsia="Arial" w:hAnsi="Arial" w:cs="Arial"/>
          <w:color w:val="000000"/>
          <w:sz w:val="24"/>
          <w:szCs w:val="24"/>
        </w:rPr>
        <w:t xml:space="preserve"> qualidade de vida das pessoas. </w:t>
      </w:r>
    </w:p>
    <w:p w14:paraId="4918EA81" w14:textId="3093F822" w:rsidR="00DC5067" w:rsidRDefault="0030384C"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Num aspecto preventivo</w:t>
      </w:r>
      <w:r w:rsidR="008344B8">
        <w:rPr>
          <w:rFonts w:ascii="Arial" w:eastAsia="Arial" w:hAnsi="Arial" w:cs="Arial"/>
          <w:color w:val="000000"/>
          <w:sz w:val="24"/>
          <w:szCs w:val="24"/>
        </w:rPr>
        <w:t xml:space="preserve">, </w:t>
      </w:r>
      <w:r w:rsidR="00217050" w:rsidRPr="00D61A3B">
        <w:rPr>
          <w:rFonts w:ascii="Arial" w:eastAsia="Arial" w:hAnsi="Arial" w:cs="Arial"/>
          <w:color w:val="000000"/>
          <w:sz w:val="24"/>
          <w:szCs w:val="24"/>
        </w:rPr>
        <w:t>podemos destacar alguns cuidados que a</w:t>
      </w:r>
      <w:r w:rsidR="00D61A3B">
        <w:rPr>
          <w:rFonts w:ascii="Arial" w:eastAsia="Arial" w:hAnsi="Arial" w:cs="Arial"/>
          <w:color w:val="000000"/>
          <w:sz w:val="24"/>
          <w:szCs w:val="24"/>
        </w:rPr>
        <w:t xml:space="preserve"> </w:t>
      </w:r>
      <w:r w:rsidR="001301C1" w:rsidRPr="00D61A3B">
        <w:rPr>
          <w:rFonts w:ascii="Arial" w:eastAsia="Arial" w:hAnsi="Arial" w:cs="Arial"/>
          <w:color w:val="000000"/>
          <w:sz w:val="24"/>
          <w:szCs w:val="24"/>
        </w:rPr>
        <w:t>gestão do serviço de segurança pública</w:t>
      </w:r>
      <w:r w:rsidR="00217050" w:rsidRPr="00D61A3B">
        <w:rPr>
          <w:rFonts w:ascii="Arial" w:eastAsia="Arial" w:hAnsi="Arial" w:cs="Arial"/>
          <w:color w:val="000000"/>
          <w:sz w:val="24"/>
          <w:szCs w:val="24"/>
        </w:rPr>
        <w:t xml:space="preserve"> deve tomar</w:t>
      </w:r>
      <w:r w:rsidR="00DC5067" w:rsidRPr="00D61A3B">
        <w:rPr>
          <w:rFonts w:ascii="Arial" w:eastAsia="Arial" w:hAnsi="Arial" w:cs="Arial"/>
          <w:color w:val="000000"/>
          <w:sz w:val="24"/>
          <w:szCs w:val="24"/>
        </w:rPr>
        <w:t xml:space="preserve"> durante o levantamento e avaliação das provas</w:t>
      </w:r>
      <w:r w:rsidR="00217050" w:rsidRPr="00D61A3B">
        <w:rPr>
          <w:rFonts w:ascii="Arial" w:eastAsia="Arial" w:hAnsi="Arial" w:cs="Arial"/>
          <w:color w:val="000000"/>
          <w:sz w:val="24"/>
          <w:szCs w:val="24"/>
        </w:rPr>
        <w:t xml:space="preserve">. </w:t>
      </w:r>
    </w:p>
    <w:p w14:paraId="69F23298" w14:textId="1F7011CC" w:rsidR="0030384C" w:rsidRDefault="00076397" w:rsidP="0068691B">
      <w:pPr>
        <w:spacing w:beforeLines="24" w:before="57" w:afterLines="24" w:after="57" w:line="360" w:lineRule="auto"/>
        <w:jc w:val="both"/>
        <w:rPr>
          <w:rFonts w:ascii="Arial" w:eastAsia="Arial" w:hAnsi="Arial" w:cs="Arial"/>
          <w:color w:val="000000"/>
          <w:sz w:val="24"/>
          <w:szCs w:val="24"/>
        </w:rPr>
      </w:pPr>
      <w:commentRangeStart w:id="46"/>
      <w:r>
        <w:rPr>
          <w:noProof/>
        </w:rPr>
        <w:drawing>
          <wp:inline distT="0" distB="0" distL="0" distR="0" wp14:anchorId="19C52837" wp14:editId="50EE5CD1">
            <wp:extent cx="5671185" cy="3969829"/>
            <wp:effectExtent l="0" t="0" r="5715" b="0"/>
            <wp:docPr id="39" name="Imagem 39" descr="Crime scene investigation - collecting ev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e scene investigation - collecting ev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1185" cy="3969829"/>
                    </a:xfrm>
                    <a:prstGeom prst="rect">
                      <a:avLst/>
                    </a:prstGeom>
                    <a:noFill/>
                    <a:ln>
                      <a:noFill/>
                    </a:ln>
                  </pic:spPr>
                </pic:pic>
              </a:graphicData>
            </a:graphic>
          </wp:inline>
        </w:drawing>
      </w:r>
      <w:commentRangeEnd w:id="46"/>
      <w:r>
        <w:rPr>
          <w:rStyle w:val="Refdecomentrio"/>
        </w:rPr>
        <w:commentReference w:id="46"/>
      </w:r>
    </w:p>
    <w:p w14:paraId="78994200" w14:textId="453D3AB4" w:rsidR="00D61A3B" w:rsidRDefault="00D61A3B" w:rsidP="00E81C66">
      <w:pPr>
        <w:tabs>
          <w:tab w:val="center" w:pos="7938"/>
        </w:tabs>
        <w:spacing w:before="100" w:beforeAutospacing="1" w:after="100" w:afterAutospacing="1"/>
        <w:jc w:val="both"/>
        <w:rPr>
          <w:rFonts w:ascii="Arial" w:eastAsia="Times New Roman" w:hAnsi="Arial" w:cs="Arial"/>
          <w:color w:val="FF0000"/>
        </w:rPr>
      </w:pPr>
      <w:r w:rsidRPr="00904212">
        <w:rPr>
          <w:rFonts w:ascii="Arial" w:eastAsia="Times New Roman" w:hAnsi="Arial" w:cs="Arial"/>
          <w:b/>
          <w:color w:val="FF0000"/>
        </w:rPr>
        <w:lastRenderedPageBreak/>
        <w:t xml:space="preserve">Figura </w:t>
      </w:r>
      <w:r w:rsidR="00D12335">
        <w:rPr>
          <w:rFonts w:ascii="Arial" w:eastAsia="Times New Roman" w:hAnsi="Arial" w:cs="Arial"/>
          <w:b/>
          <w:color w:val="FF0000"/>
        </w:rPr>
        <w:t>14</w:t>
      </w:r>
      <w:r w:rsidRPr="00904212">
        <w:rPr>
          <w:rFonts w:ascii="Arial" w:eastAsia="Times New Roman" w:hAnsi="Arial" w:cs="Arial"/>
          <w:b/>
          <w:color w:val="FF0000"/>
        </w:rPr>
        <w:t>:</w:t>
      </w:r>
      <w:r w:rsidR="00EA6001">
        <w:rPr>
          <w:rFonts w:ascii="Arial" w:eastAsia="Times New Roman" w:hAnsi="Arial" w:cs="Arial"/>
          <w:color w:val="FF0000"/>
        </w:rPr>
        <w:t xml:space="preserve"> Cuidados que devem estar presentes no processo de pesquisa e avaliação de provas</w:t>
      </w:r>
      <w:r w:rsidRPr="00904212">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w:t>
      </w:r>
      <w:r w:rsidR="008344B8">
        <w:rPr>
          <w:rFonts w:ascii="Arial" w:eastAsia="Times New Roman" w:hAnsi="Arial" w:cs="Arial"/>
          <w:color w:val="FF0000"/>
        </w:rPr>
        <w:t>Shutterstock</w:t>
      </w:r>
      <w:r w:rsidR="0030384C">
        <w:rPr>
          <w:rFonts w:ascii="Arial" w:eastAsia="Times New Roman" w:hAnsi="Arial" w:cs="Arial"/>
          <w:color w:val="FF0000"/>
        </w:rPr>
        <w:t xml:space="preserve"> (2019), a</w:t>
      </w:r>
      <w:r w:rsidR="00EA6001">
        <w:rPr>
          <w:rFonts w:ascii="Arial" w:eastAsia="Times New Roman" w:hAnsi="Arial" w:cs="Arial"/>
          <w:color w:val="FF0000"/>
        </w:rPr>
        <w:t>dap</w:t>
      </w:r>
      <w:r w:rsidR="0030384C">
        <w:rPr>
          <w:rFonts w:ascii="Arial" w:eastAsia="Times New Roman" w:hAnsi="Arial" w:cs="Arial"/>
          <w:color w:val="FF0000"/>
        </w:rPr>
        <w:t xml:space="preserve">tado por </w:t>
      </w:r>
      <w:r w:rsidRPr="00904212">
        <w:rPr>
          <w:rFonts w:ascii="Arial" w:eastAsia="Times New Roman" w:hAnsi="Arial" w:cs="Arial"/>
          <w:color w:val="FF0000"/>
        </w:rPr>
        <w:t>labSEAD-UFSC (2019).</w:t>
      </w:r>
    </w:p>
    <w:p w14:paraId="31441C85" w14:textId="77777777" w:rsidR="0030384C" w:rsidRPr="00D61A3B" w:rsidRDefault="0030384C" w:rsidP="00E81C66">
      <w:pPr>
        <w:tabs>
          <w:tab w:val="center" w:pos="7938"/>
        </w:tabs>
        <w:spacing w:beforeLines="24" w:before="57" w:afterLines="24" w:after="57" w:line="360" w:lineRule="auto"/>
        <w:jc w:val="both"/>
        <w:rPr>
          <w:rFonts w:ascii="Arial" w:eastAsia="Arial" w:hAnsi="Arial" w:cs="Arial"/>
          <w:color w:val="000000"/>
          <w:sz w:val="24"/>
          <w:szCs w:val="24"/>
        </w:rPr>
      </w:pPr>
    </w:p>
    <w:p w14:paraId="67DB9EB1" w14:textId="3FF30002" w:rsidR="00EA6001" w:rsidRDefault="00EA6001">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Perceba que </w:t>
      </w:r>
      <w:r w:rsidR="001301C1" w:rsidRPr="00D61A3B">
        <w:rPr>
          <w:rFonts w:ascii="Arial" w:eastAsia="Arial" w:hAnsi="Arial" w:cs="Arial"/>
          <w:color w:val="000000"/>
          <w:sz w:val="24"/>
          <w:szCs w:val="24"/>
        </w:rPr>
        <w:t xml:space="preserve">a investigação criminal </w:t>
      </w:r>
      <w:r>
        <w:rPr>
          <w:rFonts w:ascii="Arial" w:eastAsia="Arial" w:hAnsi="Arial" w:cs="Arial"/>
          <w:color w:val="000000"/>
          <w:sz w:val="24"/>
          <w:szCs w:val="24"/>
        </w:rPr>
        <w:t xml:space="preserve">está sujeita </w:t>
      </w:r>
      <w:r w:rsidR="001D01F6">
        <w:rPr>
          <w:rFonts w:ascii="Arial" w:eastAsia="Arial" w:hAnsi="Arial" w:cs="Arial"/>
          <w:color w:val="000000"/>
          <w:sz w:val="24"/>
          <w:szCs w:val="24"/>
        </w:rPr>
        <w:t>a</w:t>
      </w:r>
      <w:r w:rsidR="001D01F6" w:rsidRPr="00D61A3B">
        <w:rPr>
          <w:rFonts w:ascii="Arial" w:eastAsia="Arial" w:hAnsi="Arial" w:cs="Arial"/>
          <w:color w:val="000000"/>
          <w:sz w:val="24"/>
          <w:szCs w:val="24"/>
        </w:rPr>
        <w:t xml:space="preserve"> </w:t>
      </w:r>
      <w:r w:rsidR="001301C1" w:rsidRPr="00D61A3B">
        <w:rPr>
          <w:rFonts w:ascii="Arial" w:eastAsia="Arial" w:hAnsi="Arial" w:cs="Arial"/>
          <w:color w:val="000000"/>
          <w:sz w:val="24"/>
          <w:szCs w:val="24"/>
        </w:rPr>
        <w:t>riscos inerentes do processo</w:t>
      </w:r>
      <w:r>
        <w:rPr>
          <w:rFonts w:ascii="Arial" w:eastAsia="Arial" w:hAnsi="Arial" w:cs="Arial"/>
          <w:color w:val="000000"/>
          <w:sz w:val="24"/>
          <w:szCs w:val="24"/>
        </w:rPr>
        <w:t>. Então,</w:t>
      </w:r>
      <w:r w:rsidR="00217050" w:rsidRPr="00D61A3B">
        <w:rPr>
          <w:rFonts w:ascii="Arial" w:eastAsia="Arial" w:hAnsi="Arial" w:cs="Arial"/>
          <w:color w:val="000000"/>
          <w:sz w:val="24"/>
          <w:szCs w:val="24"/>
        </w:rPr>
        <w:t xml:space="preserve"> você precisará </w:t>
      </w:r>
      <w:r>
        <w:rPr>
          <w:rFonts w:ascii="Arial" w:eastAsia="Arial" w:hAnsi="Arial" w:cs="Arial"/>
          <w:color w:val="000000"/>
          <w:sz w:val="24"/>
          <w:szCs w:val="24"/>
        </w:rPr>
        <w:t>identific</w:t>
      </w:r>
      <w:r w:rsidR="000D757F">
        <w:rPr>
          <w:rFonts w:ascii="Arial" w:eastAsia="Arial" w:hAnsi="Arial" w:cs="Arial"/>
          <w:color w:val="000000"/>
          <w:sz w:val="24"/>
          <w:szCs w:val="24"/>
        </w:rPr>
        <w:t>á</w:t>
      </w:r>
      <w:r>
        <w:rPr>
          <w:rFonts w:ascii="Arial" w:eastAsia="Arial" w:hAnsi="Arial" w:cs="Arial"/>
          <w:color w:val="000000"/>
          <w:sz w:val="24"/>
          <w:szCs w:val="24"/>
        </w:rPr>
        <w:t>-los</w:t>
      </w:r>
      <w:r w:rsidR="00217050" w:rsidRPr="00D61A3B">
        <w:rPr>
          <w:rFonts w:ascii="Arial" w:eastAsia="Arial" w:hAnsi="Arial" w:cs="Arial"/>
          <w:color w:val="000000"/>
          <w:sz w:val="24"/>
          <w:szCs w:val="24"/>
        </w:rPr>
        <w:t xml:space="preserve"> </w:t>
      </w:r>
      <w:r>
        <w:rPr>
          <w:rFonts w:ascii="Arial" w:eastAsia="Arial" w:hAnsi="Arial" w:cs="Arial"/>
          <w:color w:val="000000"/>
          <w:sz w:val="24"/>
          <w:szCs w:val="24"/>
        </w:rPr>
        <w:t>e gerenciá-los</w:t>
      </w:r>
      <w:r w:rsidR="00217050" w:rsidRPr="00D61A3B">
        <w:rPr>
          <w:rFonts w:ascii="Arial" w:eastAsia="Arial" w:hAnsi="Arial" w:cs="Arial"/>
          <w:color w:val="000000"/>
          <w:sz w:val="24"/>
          <w:szCs w:val="24"/>
        </w:rPr>
        <w:t xml:space="preserve"> para manter o controle do procedimento.</w:t>
      </w:r>
      <w:r w:rsidR="00217050">
        <w:rPr>
          <w:rFonts w:ascii="Arial" w:eastAsia="Arial" w:hAnsi="Arial" w:cs="Arial"/>
          <w:color w:val="000000"/>
          <w:sz w:val="24"/>
          <w:szCs w:val="24"/>
        </w:rPr>
        <w:t xml:space="preserve"> </w:t>
      </w:r>
      <w:bookmarkStart w:id="48" w:name="_Hlk504545394"/>
    </w:p>
    <w:bookmarkEnd w:id="48"/>
    <w:p w14:paraId="0B705819" w14:textId="6854322D" w:rsidR="000327A2" w:rsidRDefault="00217050"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N</w:t>
      </w:r>
      <w:r w:rsidR="001301C1" w:rsidRPr="0068691B">
        <w:rPr>
          <w:rFonts w:ascii="Arial" w:eastAsia="Arial" w:hAnsi="Arial" w:cs="Arial"/>
          <w:color w:val="000000"/>
          <w:sz w:val="24"/>
          <w:szCs w:val="24"/>
        </w:rPr>
        <w:t xml:space="preserve">uma relação </w:t>
      </w:r>
      <w:r w:rsidR="000D757F">
        <w:rPr>
          <w:rFonts w:ascii="Arial" w:eastAsia="Arial" w:hAnsi="Arial" w:cs="Arial"/>
          <w:color w:val="000000"/>
          <w:sz w:val="24"/>
          <w:szCs w:val="24"/>
        </w:rPr>
        <w:t xml:space="preserve">entre </w:t>
      </w:r>
      <w:r w:rsidR="001301C1" w:rsidRPr="0068691B">
        <w:rPr>
          <w:rFonts w:ascii="Arial" w:eastAsia="Arial" w:hAnsi="Arial" w:cs="Arial"/>
          <w:color w:val="000000"/>
          <w:sz w:val="24"/>
          <w:szCs w:val="24"/>
        </w:rPr>
        <w:t>risco</w:t>
      </w:r>
      <w:r w:rsidR="000D757F">
        <w:rPr>
          <w:rFonts w:ascii="Arial" w:eastAsia="Arial" w:hAnsi="Arial" w:cs="Arial"/>
          <w:color w:val="000000"/>
          <w:sz w:val="24"/>
          <w:szCs w:val="24"/>
        </w:rPr>
        <w:t xml:space="preserve"> e </w:t>
      </w:r>
      <w:r w:rsidR="001301C1" w:rsidRPr="0068691B">
        <w:rPr>
          <w:rFonts w:ascii="Arial" w:eastAsia="Arial" w:hAnsi="Arial" w:cs="Arial"/>
          <w:color w:val="000000"/>
          <w:sz w:val="24"/>
          <w:szCs w:val="24"/>
        </w:rPr>
        <w:t>retorno</w:t>
      </w:r>
      <w:r>
        <w:rPr>
          <w:rFonts w:ascii="Arial" w:eastAsia="Arial" w:hAnsi="Arial" w:cs="Arial"/>
          <w:color w:val="000000"/>
          <w:sz w:val="24"/>
          <w:szCs w:val="24"/>
        </w:rPr>
        <w:t>, podemos</w:t>
      </w:r>
      <w:r w:rsidR="001301C1" w:rsidRPr="0068691B">
        <w:rPr>
          <w:rFonts w:ascii="Arial" w:eastAsia="Arial" w:hAnsi="Arial" w:cs="Arial"/>
          <w:color w:val="000000"/>
          <w:sz w:val="24"/>
          <w:szCs w:val="24"/>
        </w:rPr>
        <w:t xml:space="preserve"> considera</w:t>
      </w:r>
      <w:r w:rsidR="00EA6001">
        <w:rPr>
          <w:rFonts w:ascii="Arial" w:eastAsia="Arial" w:hAnsi="Arial" w:cs="Arial"/>
          <w:color w:val="000000"/>
          <w:sz w:val="24"/>
          <w:szCs w:val="24"/>
        </w:rPr>
        <w:t>r</w:t>
      </w:r>
      <w:r w:rsidR="001301C1" w:rsidRPr="0068691B">
        <w:rPr>
          <w:rFonts w:ascii="Arial" w:eastAsia="Arial" w:hAnsi="Arial" w:cs="Arial"/>
          <w:color w:val="000000"/>
          <w:sz w:val="24"/>
          <w:szCs w:val="24"/>
        </w:rPr>
        <w:t xml:space="preserve"> que investigar provas é um empreendimento na atividade processual penal cujo retorno é determinado pela qualidade dos dados colhidos.</w:t>
      </w:r>
    </w:p>
    <w:p w14:paraId="6FF06576"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74714A6A" w14:textId="5FC16CAC" w:rsidR="000327A2" w:rsidRPr="0068691B" w:rsidRDefault="00F10486" w:rsidP="0068691B">
      <w:pPr>
        <w:spacing w:beforeLines="24" w:before="57" w:afterLines="24" w:after="57" w:line="360" w:lineRule="auto"/>
        <w:jc w:val="both"/>
        <w:rPr>
          <w:rFonts w:ascii="Arial" w:hAnsi="Arial" w:cs="Arial"/>
          <w:b/>
          <w:bCs/>
          <w:sz w:val="24"/>
          <w:szCs w:val="24"/>
        </w:rPr>
      </w:pPr>
      <w:r>
        <w:rPr>
          <w:rFonts w:ascii="Arial" w:eastAsia="Arial" w:hAnsi="Arial" w:cs="Arial"/>
          <w:b/>
          <w:sz w:val="24"/>
          <w:szCs w:val="24"/>
          <w:shd w:val="clear" w:color="auto" w:fill="4A86E8"/>
        </w:rPr>
        <w:t>&lt;H3&gt;</w:t>
      </w:r>
      <w:r w:rsidR="001301C1" w:rsidRPr="0068691B">
        <w:rPr>
          <w:rFonts w:ascii="Arial" w:eastAsia="Arial" w:hAnsi="Arial" w:cs="Arial"/>
          <w:b/>
          <w:bCs/>
          <w:color w:val="000000"/>
          <w:sz w:val="24"/>
          <w:szCs w:val="24"/>
        </w:rPr>
        <w:t>Conceito de risco de investigação</w:t>
      </w:r>
      <w:r>
        <w:rPr>
          <w:rFonts w:ascii="Arial" w:eastAsia="Arial" w:hAnsi="Arial" w:cs="Arial"/>
          <w:b/>
          <w:sz w:val="24"/>
          <w:szCs w:val="24"/>
          <w:shd w:val="clear" w:color="auto" w:fill="4A86E8"/>
        </w:rPr>
        <w:t>&lt;H3/&gt;</w:t>
      </w:r>
    </w:p>
    <w:p w14:paraId="3940A9BD"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00BC7A6D" w14:textId="3F1D6810" w:rsidR="000327A2"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Risco é </w:t>
      </w:r>
      <w:r w:rsidR="002B59E4">
        <w:rPr>
          <w:rFonts w:ascii="Arial" w:eastAsia="Arial" w:hAnsi="Arial" w:cs="Arial"/>
          <w:color w:val="000000"/>
          <w:sz w:val="24"/>
          <w:szCs w:val="24"/>
        </w:rPr>
        <w:t xml:space="preserve">um </w:t>
      </w:r>
      <w:r w:rsidRPr="0068691B">
        <w:rPr>
          <w:rFonts w:ascii="Arial" w:eastAsia="Arial" w:hAnsi="Arial" w:cs="Arial"/>
          <w:color w:val="000000"/>
          <w:sz w:val="24"/>
          <w:szCs w:val="24"/>
        </w:rPr>
        <w:t xml:space="preserve">termo originado da palavra latina </w:t>
      </w:r>
      <w:r w:rsidRPr="00E81C66">
        <w:rPr>
          <w:rFonts w:ascii="Arial" w:eastAsia="Arial" w:hAnsi="Arial" w:cs="Arial"/>
          <w:i/>
          <w:color w:val="000000"/>
          <w:sz w:val="24"/>
          <w:szCs w:val="24"/>
          <w:highlight w:val="cyan"/>
        </w:rPr>
        <w:t>risicu</w:t>
      </w:r>
      <w:r w:rsidRPr="0068691B">
        <w:rPr>
          <w:rFonts w:ascii="Arial" w:eastAsia="Arial" w:hAnsi="Arial" w:cs="Arial"/>
          <w:color w:val="000000"/>
          <w:sz w:val="24"/>
          <w:szCs w:val="24"/>
        </w:rPr>
        <w:t xml:space="preserve"> ou </w:t>
      </w:r>
      <w:r w:rsidRPr="00E81C66">
        <w:rPr>
          <w:rFonts w:ascii="Arial" w:eastAsia="Arial" w:hAnsi="Arial" w:cs="Arial"/>
          <w:i/>
          <w:color w:val="000000"/>
          <w:sz w:val="24"/>
          <w:szCs w:val="24"/>
          <w:highlight w:val="cyan"/>
        </w:rPr>
        <w:t>riscu</w:t>
      </w:r>
      <w:r w:rsidR="002B59E4">
        <w:rPr>
          <w:rFonts w:ascii="Arial" w:eastAsia="Arial" w:hAnsi="Arial" w:cs="Arial"/>
          <w:i/>
          <w:color w:val="000000"/>
          <w:sz w:val="24"/>
          <w:szCs w:val="24"/>
        </w:rPr>
        <w:t>,</w:t>
      </w:r>
      <w:r w:rsidRPr="0068691B">
        <w:rPr>
          <w:rFonts w:ascii="Arial" w:eastAsia="Arial" w:hAnsi="Arial" w:cs="Arial"/>
          <w:i/>
          <w:color w:val="000000"/>
          <w:sz w:val="24"/>
          <w:szCs w:val="24"/>
        </w:rPr>
        <w:t xml:space="preserve"> </w:t>
      </w:r>
      <w:r w:rsidR="00A2546C" w:rsidRPr="00E81C66">
        <w:rPr>
          <w:rFonts w:ascii="Arial" w:eastAsia="Arial" w:hAnsi="Arial" w:cs="Arial"/>
          <w:color w:val="000000"/>
          <w:sz w:val="24"/>
          <w:szCs w:val="24"/>
        </w:rPr>
        <w:t>que</w:t>
      </w:r>
      <w:r w:rsidR="00A2546C">
        <w:rPr>
          <w:rFonts w:ascii="Arial" w:eastAsia="Arial" w:hAnsi="Arial" w:cs="Arial"/>
          <w:i/>
          <w:color w:val="000000"/>
          <w:sz w:val="24"/>
          <w:szCs w:val="24"/>
        </w:rPr>
        <w:t xml:space="preserve"> </w:t>
      </w:r>
      <w:r w:rsidRPr="0068691B">
        <w:rPr>
          <w:rFonts w:ascii="Arial" w:eastAsia="Arial" w:hAnsi="Arial" w:cs="Arial"/>
          <w:color w:val="000000"/>
          <w:sz w:val="24"/>
          <w:szCs w:val="24"/>
        </w:rPr>
        <w:t>signific</w:t>
      </w:r>
      <w:r w:rsidR="00A2546C">
        <w:rPr>
          <w:rFonts w:ascii="Arial" w:eastAsia="Arial" w:hAnsi="Arial" w:cs="Arial"/>
          <w:color w:val="000000"/>
          <w:sz w:val="24"/>
          <w:szCs w:val="24"/>
        </w:rPr>
        <w:t>a o</w:t>
      </w:r>
      <w:r w:rsidRPr="0068691B">
        <w:rPr>
          <w:rFonts w:ascii="Arial" w:eastAsia="Arial" w:hAnsi="Arial" w:cs="Arial"/>
          <w:color w:val="000000"/>
          <w:sz w:val="24"/>
          <w:szCs w:val="24"/>
        </w:rPr>
        <w:t xml:space="preserve">usar. Normalmente risco </w:t>
      </w:r>
      <w:r w:rsidR="00A2546C">
        <w:rPr>
          <w:rFonts w:ascii="Arial" w:eastAsia="Arial" w:hAnsi="Arial" w:cs="Arial"/>
          <w:color w:val="000000"/>
          <w:sz w:val="24"/>
          <w:szCs w:val="24"/>
        </w:rPr>
        <w:t>está</w:t>
      </w:r>
      <w:r w:rsidRPr="0068691B">
        <w:rPr>
          <w:rFonts w:ascii="Arial" w:eastAsia="Arial" w:hAnsi="Arial" w:cs="Arial"/>
          <w:color w:val="000000"/>
          <w:sz w:val="24"/>
          <w:szCs w:val="24"/>
        </w:rPr>
        <w:t xml:space="preserve"> associado com a possibilidade de “algo não dar certo”. Entretanto</w:t>
      </w:r>
      <w:r w:rsidR="00A2546C">
        <w:rPr>
          <w:rFonts w:ascii="Arial" w:eastAsia="Arial" w:hAnsi="Arial" w:cs="Arial"/>
          <w:color w:val="000000"/>
          <w:sz w:val="24"/>
          <w:szCs w:val="24"/>
        </w:rPr>
        <w:t>, o termo também está relacionado ao ato de</w:t>
      </w:r>
      <w:r w:rsidRPr="0068691B">
        <w:rPr>
          <w:rFonts w:ascii="Arial" w:eastAsia="Arial" w:hAnsi="Arial" w:cs="Arial"/>
          <w:color w:val="000000"/>
          <w:sz w:val="24"/>
          <w:szCs w:val="24"/>
        </w:rPr>
        <w:t xml:space="preserve"> quantificar e qualificar as perdas </w:t>
      </w:r>
      <w:r w:rsidR="00A2546C">
        <w:rPr>
          <w:rFonts w:ascii="Arial" w:eastAsia="Arial" w:hAnsi="Arial" w:cs="Arial"/>
          <w:color w:val="000000"/>
          <w:sz w:val="24"/>
          <w:szCs w:val="24"/>
        </w:rPr>
        <w:t>e</w:t>
      </w:r>
      <w:r w:rsidRPr="0068691B">
        <w:rPr>
          <w:rFonts w:ascii="Arial" w:eastAsia="Arial" w:hAnsi="Arial" w:cs="Arial"/>
          <w:color w:val="000000"/>
          <w:sz w:val="24"/>
          <w:szCs w:val="24"/>
        </w:rPr>
        <w:t xml:space="preserve"> ganhos no que diz respeito ao rumo planejado para ser seguido.</w:t>
      </w:r>
    </w:p>
    <w:p w14:paraId="0316E40E" w14:textId="32AAD3DD"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Segundo</w:t>
      </w:r>
      <w:r w:rsidR="00AE03CE" w:rsidRPr="0068691B">
        <w:rPr>
          <w:rFonts w:ascii="Arial" w:eastAsia="Arial" w:hAnsi="Arial" w:cs="Arial"/>
          <w:color w:val="000000"/>
          <w:sz w:val="24"/>
          <w:szCs w:val="24"/>
        </w:rPr>
        <w:t xml:space="preserve"> Bernstein (1997), </w:t>
      </w:r>
      <w:r w:rsidRPr="0068691B">
        <w:rPr>
          <w:rFonts w:ascii="Arial" w:eastAsia="Arial" w:hAnsi="Arial" w:cs="Arial"/>
          <w:color w:val="000000"/>
          <w:sz w:val="24"/>
          <w:szCs w:val="24"/>
        </w:rPr>
        <w:t>o grande milagre que transpôs o ser humano do passado para os tempos modernos foi o conhecimento do risco. Veja</w:t>
      </w:r>
      <w:r w:rsidR="00122F60">
        <w:rPr>
          <w:rFonts w:ascii="Arial" w:eastAsia="Arial" w:hAnsi="Arial" w:cs="Arial"/>
          <w:color w:val="000000"/>
          <w:sz w:val="24"/>
          <w:szCs w:val="24"/>
        </w:rPr>
        <w:t>mos</w:t>
      </w:r>
      <w:r w:rsidRPr="0068691B">
        <w:rPr>
          <w:rFonts w:ascii="Arial" w:eastAsia="Arial" w:hAnsi="Arial" w:cs="Arial"/>
          <w:color w:val="000000"/>
          <w:sz w:val="24"/>
          <w:szCs w:val="24"/>
        </w:rPr>
        <w:t xml:space="preserve"> o que ele diz nesse pequeno texto</w:t>
      </w:r>
      <w:r w:rsidR="00FE67C2">
        <w:rPr>
          <w:rFonts w:ascii="Arial" w:eastAsia="Arial" w:hAnsi="Arial" w:cs="Arial"/>
          <w:color w:val="000000"/>
          <w:sz w:val="24"/>
          <w:szCs w:val="24"/>
        </w:rPr>
        <w:t>,</w:t>
      </w:r>
      <w:r w:rsidRPr="0068691B">
        <w:rPr>
          <w:rFonts w:ascii="Arial" w:eastAsia="Arial" w:hAnsi="Arial" w:cs="Arial"/>
          <w:color w:val="000000"/>
          <w:sz w:val="24"/>
          <w:szCs w:val="24"/>
        </w:rPr>
        <w:t xml:space="preserve"> que faz parte de sua magnífica obra </w:t>
      </w:r>
      <w:r w:rsidRPr="009C12E4">
        <w:rPr>
          <w:rFonts w:ascii="Arial" w:eastAsia="Arial" w:hAnsi="Arial" w:cs="Arial"/>
          <w:i/>
          <w:color w:val="000000"/>
          <w:sz w:val="24"/>
          <w:szCs w:val="24"/>
        </w:rPr>
        <w:t xml:space="preserve">Desafio aos </w:t>
      </w:r>
      <w:r w:rsidR="00A2546C" w:rsidRPr="009C12E4">
        <w:rPr>
          <w:rFonts w:ascii="Arial" w:eastAsia="Arial" w:hAnsi="Arial" w:cs="Arial"/>
          <w:i/>
          <w:color w:val="000000"/>
          <w:sz w:val="24"/>
          <w:szCs w:val="24"/>
        </w:rPr>
        <w:t>d</w:t>
      </w:r>
      <w:r w:rsidRPr="009C12E4">
        <w:rPr>
          <w:rFonts w:ascii="Arial" w:eastAsia="Arial" w:hAnsi="Arial" w:cs="Arial"/>
          <w:i/>
          <w:color w:val="000000"/>
          <w:sz w:val="24"/>
          <w:szCs w:val="24"/>
        </w:rPr>
        <w:t>euses</w:t>
      </w:r>
      <w:r w:rsidR="000D757F" w:rsidRPr="009C12E4">
        <w:rPr>
          <w:rFonts w:ascii="Arial" w:eastAsia="Arial" w:hAnsi="Arial" w:cs="Arial"/>
          <w:i/>
          <w:color w:val="000000"/>
          <w:sz w:val="24"/>
          <w:szCs w:val="24"/>
        </w:rPr>
        <w:t>:</w:t>
      </w:r>
      <w:r w:rsidRPr="009C12E4">
        <w:rPr>
          <w:rFonts w:ascii="Arial" w:eastAsia="Arial" w:hAnsi="Arial" w:cs="Arial"/>
          <w:i/>
          <w:color w:val="000000"/>
          <w:sz w:val="24"/>
          <w:szCs w:val="24"/>
        </w:rPr>
        <w:t xml:space="preserve"> a fascinante história do risco</w:t>
      </w:r>
      <w:r w:rsidR="00A2546C">
        <w:rPr>
          <w:rFonts w:ascii="Arial" w:eastAsia="Arial" w:hAnsi="Arial" w:cs="Arial"/>
          <w:color w:val="000000"/>
          <w:sz w:val="24"/>
          <w:szCs w:val="24"/>
        </w:rPr>
        <w:t>.</w:t>
      </w:r>
    </w:p>
    <w:p w14:paraId="2037A01D" w14:textId="77777777" w:rsidR="000327A2" w:rsidRDefault="000327A2" w:rsidP="0068691B">
      <w:pPr>
        <w:spacing w:beforeLines="24" w:before="57" w:afterLines="24" w:after="57" w:line="360" w:lineRule="auto"/>
        <w:jc w:val="both"/>
        <w:rPr>
          <w:rFonts w:ascii="Arial" w:eastAsia="Arial" w:hAnsi="Arial" w:cs="Arial"/>
          <w:color w:val="000000"/>
          <w:sz w:val="24"/>
          <w:szCs w:val="24"/>
        </w:rPr>
      </w:pPr>
    </w:p>
    <w:p w14:paraId="794BD5AE" w14:textId="67AFA67A" w:rsidR="00A2546C" w:rsidRPr="00E81C66" w:rsidRDefault="00A2546C" w:rsidP="0068691B">
      <w:pPr>
        <w:spacing w:beforeLines="24" w:before="57" w:afterLines="24" w:after="57" w:line="360" w:lineRule="auto"/>
        <w:jc w:val="both"/>
        <w:rPr>
          <w:rFonts w:ascii="Arial" w:eastAsia="Arial" w:hAnsi="Arial" w:cs="Arial"/>
          <w:b/>
          <w:color w:val="4472C4" w:themeColor="accent1"/>
          <w:sz w:val="24"/>
          <w:szCs w:val="24"/>
        </w:rPr>
      </w:pPr>
      <w:r w:rsidRPr="00E81C66">
        <w:rPr>
          <w:rFonts w:ascii="Arial" w:eastAsia="Arial" w:hAnsi="Arial" w:cs="Arial"/>
          <w:b/>
          <w:color w:val="4472C4" w:themeColor="accent1"/>
          <w:sz w:val="24"/>
          <w:szCs w:val="24"/>
        </w:rPr>
        <w:t>&lt;Abrir Palavra do Especialista&gt;</w:t>
      </w:r>
    </w:p>
    <w:p w14:paraId="110646C4" w14:textId="2311D6DB" w:rsidR="000327A2" w:rsidRPr="00E81C66" w:rsidRDefault="00FE67C2" w:rsidP="00E81C66">
      <w:pPr>
        <w:spacing w:beforeLines="24" w:before="57" w:afterLines="24" w:after="57" w:line="360" w:lineRule="auto"/>
        <w:jc w:val="both"/>
        <w:rPr>
          <w:rFonts w:ascii="Arial" w:eastAsia="Arial" w:hAnsi="Arial" w:cs="Arial"/>
          <w:color w:val="4472C4" w:themeColor="accent1"/>
          <w:sz w:val="24"/>
          <w:szCs w:val="24"/>
        </w:rPr>
      </w:pPr>
      <w:bookmarkStart w:id="49" w:name="_Hlk503908378"/>
      <w:r>
        <w:rPr>
          <w:rFonts w:ascii="Arial" w:eastAsia="Arial" w:hAnsi="Arial" w:cs="Arial"/>
          <w:color w:val="4472C4" w:themeColor="accent1"/>
          <w:sz w:val="24"/>
          <w:szCs w:val="24"/>
        </w:rPr>
        <w:t>“</w:t>
      </w:r>
      <w:r w:rsidR="001301C1" w:rsidRPr="00E81C66">
        <w:rPr>
          <w:rFonts w:ascii="Arial" w:eastAsia="Arial" w:hAnsi="Arial" w:cs="Arial"/>
          <w:color w:val="4472C4" w:themeColor="accent1"/>
          <w:sz w:val="24"/>
          <w:szCs w:val="24"/>
        </w:rPr>
        <w:t xml:space="preserve">A </w:t>
      </w:r>
      <w:r w:rsidR="00A2546C" w:rsidRPr="00A2546C">
        <w:rPr>
          <w:rFonts w:ascii="Arial" w:eastAsia="Arial" w:hAnsi="Arial" w:cs="Arial"/>
          <w:color w:val="4472C4" w:themeColor="accent1"/>
          <w:sz w:val="24"/>
          <w:szCs w:val="24"/>
        </w:rPr>
        <w:t>ideia</w:t>
      </w:r>
      <w:r w:rsidR="001301C1" w:rsidRPr="00E81C66">
        <w:rPr>
          <w:rFonts w:ascii="Arial" w:eastAsia="Arial" w:hAnsi="Arial" w:cs="Arial"/>
          <w:color w:val="4472C4" w:themeColor="accent1"/>
          <w:sz w:val="24"/>
          <w:szCs w:val="24"/>
        </w:rPr>
        <w:t xml:space="preserve"> revolucionária que define a fronteira entre os tempos modernos e o passado é o domínio do risco: a noção que o futuro é mais que um capricho dos deuses e de que homens e mulheres não são passivos ante a natureza. Até os seres humanos descobrirem como transpor essa fronteira, o futuro era um espelho do passado ou o domínio obscuro de oráculos e adivinhos que detinham o monopólio sobre o conhecimento dos eventos previstos</w:t>
      </w:r>
      <w:r>
        <w:rPr>
          <w:rFonts w:ascii="Arial" w:eastAsia="Arial" w:hAnsi="Arial" w:cs="Arial"/>
          <w:color w:val="4472C4" w:themeColor="accent1"/>
          <w:sz w:val="24"/>
          <w:szCs w:val="24"/>
        </w:rPr>
        <w:t>.”</w:t>
      </w:r>
      <w:r w:rsidR="00A2546C">
        <w:rPr>
          <w:rFonts w:ascii="Arial" w:eastAsia="Arial" w:hAnsi="Arial" w:cs="Arial"/>
          <w:color w:val="4472C4" w:themeColor="accent1"/>
          <w:sz w:val="24"/>
          <w:szCs w:val="24"/>
        </w:rPr>
        <w:t xml:space="preserve"> (BERNSTEIN, </w:t>
      </w:r>
      <w:r>
        <w:rPr>
          <w:rFonts w:ascii="Arial" w:eastAsia="Arial" w:hAnsi="Arial" w:cs="Arial"/>
          <w:color w:val="4472C4" w:themeColor="accent1"/>
          <w:sz w:val="24"/>
          <w:szCs w:val="24"/>
        </w:rPr>
        <w:t xml:space="preserve">2018, </w:t>
      </w:r>
      <w:r w:rsidR="00A2546C">
        <w:rPr>
          <w:rFonts w:ascii="Arial" w:eastAsia="Arial" w:hAnsi="Arial" w:cs="Arial"/>
          <w:color w:val="4472C4" w:themeColor="accent1"/>
          <w:sz w:val="24"/>
          <w:szCs w:val="24"/>
        </w:rPr>
        <w:t>p. 1)</w:t>
      </w:r>
      <w:r w:rsidR="001301C1" w:rsidRPr="00E81C66">
        <w:rPr>
          <w:rFonts w:ascii="Arial" w:eastAsia="Arial" w:hAnsi="Arial" w:cs="Arial"/>
          <w:color w:val="4472C4" w:themeColor="accent1"/>
          <w:sz w:val="24"/>
          <w:szCs w:val="24"/>
        </w:rPr>
        <w:t>.</w:t>
      </w:r>
    </w:p>
    <w:p w14:paraId="722C4342" w14:textId="36B15929" w:rsidR="00A2546C" w:rsidRPr="00E81C66" w:rsidRDefault="00A2546C" w:rsidP="00E81C66">
      <w:pPr>
        <w:spacing w:beforeLines="24" w:before="57" w:afterLines="24" w:after="57" w:line="360" w:lineRule="auto"/>
        <w:jc w:val="both"/>
        <w:rPr>
          <w:rFonts w:ascii="Arial" w:eastAsia="Arial" w:hAnsi="Arial" w:cs="Arial"/>
          <w:b/>
          <w:color w:val="4472C4" w:themeColor="accent1"/>
          <w:sz w:val="24"/>
          <w:szCs w:val="24"/>
        </w:rPr>
      </w:pPr>
      <w:r w:rsidRPr="00E81C66">
        <w:rPr>
          <w:rFonts w:ascii="Arial" w:eastAsia="Arial" w:hAnsi="Arial" w:cs="Arial"/>
          <w:b/>
          <w:color w:val="4472C4" w:themeColor="accent1"/>
          <w:sz w:val="24"/>
          <w:szCs w:val="24"/>
        </w:rPr>
        <w:t>&lt;Fechar Palavra do Especialista&gt;</w:t>
      </w:r>
    </w:p>
    <w:bookmarkEnd w:id="49"/>
    <w:p w14:paraId="38D58999"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2BBA869F" w14:textId="394A37BC" w:rsidR="007C2E1B" w:rsidRDefault="00357106">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Segundo o </w:t>
      </w:r>
      <w:r w:rsidR="00A2546C">
        <w:rPr>
          <w:rFonts w:ascii="Arial" w:eastAsia="Arial" w:hAnsi="Arial" w:cs="Arial"/>
          <w:color w:val="000000"/>
          <w:sz w:val="24"/>
          <w:szCs w:val="24"/>
        </w:rPr>
        <w:t>autor</w:t>
      </w:r>
      <w:r>
        <w:rPr>
          <w:rFonts w:ascii="Arial" w:eastAsia="Arial" w:hAnsi="Arial" w:cs="Arial"/>
          <w:color w:val="000000"/>
          <w:sz w:val="24"/>
          <w:szCs w:val="24"/>
        </w:rPr>
        <w:t>,</w:t>
      </w:r>
      <w:r w:rsidR="00A2546C">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risco não </w:t>
      </w:r>
      <w:r>
        <w:rPr>
          <w:rFonts w:ascii="Arial" w:eastAsia="Arial" w:hAnsi="Arial" w:cs="Arial"/>
          <w:color w:val="000000"/>
          <w:sz w:val="24"/>
          <w:szCs w:val="24"/>
        </w:rPr>
        <w:t>significa</w:t>
      </w:r>
      <w:r w:rsidR="00A2546C">
        <w:rPr>
          <w:rFonts w:ascii="Arial" w:eastAsia="Arial" w:hAnsi="Arial" w:cs="Arial"/>
          <w:color w:val="000000"/>
          <w:sz w:val="24"/>
          <w:szCs w:val="24"/>
        </w:rPr>
        <w:t xml:space="preserve"> literalmente </w:t>
      </w:r>
      <w:r w:rsidR="001301C1" w:rsidRPr="0068691B">
        <w:rPr>
          <w:rFonts w:ascii="Arial" w:eastAsia="Arial" w:hAnsi="Arial" w:cs="Arial"/>
          <w:color w:val="000000"/>
          <w:sz w:val="24"/>
          <w:szCs w:val="24"/>
        </w:rPr>
        <w:t>perigo, como normalmente associamos</w:t>
      </w:r>
      <w:r w:rsidR="00A2546C">
        <w:rPr>
          <w:rFonts w:ascii="Arial" w:eastAsia="Arial" w:hAnsi="Arial" w:cs="Arial"/>
          <w:color w:val="000000"/>
          <w:sz w:val="24"/>
          <w:szCs w:val="24"/>
        </w:rPr>
        <w:t xml:space="preserve">. Ele pode ser caracterizado como </w:t>
      </w:r>
      <w:r w:rsidR="002A1B69">
        <w:rPr>
          <w:rFonts w:ascii="Arial" w:eastAsia="Arial" w:hAnsi="Arial" w:cs="Arial"/>
          <w:color w:val="000000"/>
          <w:sz w:val="24"/>
          <w:szCs w:val="24"/>
        </w:rPr>
        <w:t>a ideia do</w:t>
      </w:r>
      <w:r w:rsidR="001301C1" w:rsidRPr="0068691B">
        <w:rPr>
          <w:rFonts w:ascii="Arial" w:eastAsia="Arial" w:hAnsi="Arial" w:cs="Arial"/>
          <w:color w:val="000000"/>
          <w:sz w:val="24"/>
          <w:szCs w:val="24"/>
        </w:rPr>
        <w:t xml:space="preserve"> não saber o que </w:t>
      </w:r>
      <w:r w:rsidR="002A1B69">
        <w:rPr>
          <w:rFonts w:ascii="Arial" w:eastAsia="Arial" w:hAnsi="Arial" w:cs="Arial"/>
          <w:color w:val="000000"/>
          <w:sz w:val="24"/>
          <w:szCs w:val="24"/>
        </w:rPr>
        <w:t xml:space="preserve">o futuro </w:t>
      </w:r>
      <w:r w:rsidR="002A1B69">
        <w:rPr>
          <w:rFonts w:ascii="Arial" w:eastAsia="Arial" w:hAnsi="Arial" w:cs="Arial"/>
          <w:color w:val="000000"/>
          <w:sz w:val="24"/>
          <w:szCs w:val="24"/>
        </w:rPr>
        <w:lastRenderedPageBreak/>
        <w:t>nos reserva</w:t>
      </w:r>
      <w:r w:rsidR="00A2546C">
        <w:rPr>
          <w:rFonts w:ascii="Arial" w:eastAsia="Arial" w:hAnsi="Arial" w:cs="Arial"/>
          <w:color w:val="000000"/>
          <w:sz w:val="24"/>
          <w:szCs w:val="24"/>
        </w:rPr>
        <w:t xml:space="preserve">. </w:t>
      </w:r>
      <w:r w:rsidR="007C2E1B">
        <w:rPr>
          <w:rFonts w:ascii="Arial" w:eastAsia="Arial" w:hAnsi="Arial" w:cs="Arial"/>
          <w:color w:val="000000"/>
          <w:sz w:val="24"/>
          <w:szCs w:val="24"/>
        </w:rPr>
        <w:t xml:space="preserve">Por outro lado, ele apresenta o conceito de incerteza, que </w:t>
      </w:r>
      <w:r w:rsidR="00A2546C">
        <w:rPr>
          <w:rFonts w:ascii="Arial" w:eastAsia="Arial" w:hAnsi="Arial" w:cs="Arial"/>
          <w:color w:val="000000"/>
          <w:sz w:val="24"/>
          <w:szCs w:val="24"/>
        </w:rPr>
        <w:t>pode ser visto como</w:t>
      </w:r>
      <w:r w:rsidR="001301C1" w:rsidRPr="0068691B">
        <w:rPr>
          <w:rFonts w:ascii="Arial" w:eastAsia="Arial" w:hAnsi="Arial" w:cs="Arial"/>
          <w:color w:val="000000"/>
          <w:sz w:val="24"/>
          <w:szCs w:val="24"/>
        </w:rPr>
        <w:t xml:space="preserve"> uma situação </w:t>
      </w:r>
      <w:r w:rsidR="000D757F">
        <w:rPr>
          <w:rFonts w:ascii="Arial" w:eastAsia="Arial" w:hAnsi="Arial" w:cs="Arial"/>
          <w:color w:val="000000"/>
          <w:sz w:val="24"/>
          <w:szCs w:val="24"/>
        </w:rPr>
        <w:t>em que</w:t>
      </w:r>
      <w:r w:rsidR="000D757F" w:rsidRPr="0068691B">
        <w:rPr>
          <w:rFonts w:ascii="Arial" w:eastAsia="Arial" w:hAnsi="Arial" w:cs="Arial"/>
          <w:color w:val="000000"/>
          <w:sz w:val="24"/>
          <w:szCs w:val="24"/>
        </w:rPr>
        <w:t xml:space="preserve"> </w:t>
      </w:r>
      <w:r w:rsidR="00F27F31" w:rsidRPr="0068691B">
        <w:rPr>
          <w:rFonts w:ascii="Arial" w:eastAsia="Arial" w:hAnsi="Arial" w:cs="Arial"/>
          <w:color w:val="000000"/>
          <w:sz w:val="24"/>
          <w:szCs w:val="24"/>
        </w:rPr>
        <w:t>não há</w:t>
      </w:r>
      <w:r w:rsidR="001301C1" w:rsidRPr="0068691B">
        <w:rPr>
          <w:rFonts w:ascii="Arial" w:eastAsia="Arial" w:hAnsi="Arial" w:cs="Arial"/>
          <w:color w:val="000000"/>
          <w:sz w:val="24"/>
          <w:szCs w:val="24"/>
        </w:rPr>
        <w:t xml:space="preserve"> informações suficientes para</w:t>
      </w:r>
      <w:r w:rsidR="00F27F31" w:rsidRPr="0068691B">
        <w:rPr>
          <w:rFonts w:ascii="Arial" w:eastAsia="Arial" w:hAnsi="Arial" w:cs="Arial"/>
          <w:color w:val="000000"/>
          <w:sz w:val="24"/>
          <w:szCs w:val="24"/>
        </w:rPr>
        <w:t xml:space="preserve"> que se possa </w:t>
      </w:r>
      <w:r w:rsidR="001301C1" w:rsidRPr="0068691B">
        <w:rPr>
          <w:rFonts w:ascii="Arial" w:eastAsia="Arial" w:hAnsi="Arial" w:cs="Arial"/>
          <w:color w:val="000000"/>
          <w:sz w:val="24"/>
          <w:szCs w:val="24"/>
        </w:rPr>
        <w:t xml:space="preserve">quantificar a probabilidade de um evento ocorrer. </w:t>
      </w:r>
    </w:p>
    <w:p w14:paraId="5FBDFBF8" w14:textId="60587AE4" w:rsidR="007E1FC7" w:rsidRDefault="007E1FC7"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Nes</w:t>
      </w:r>
      <w:r w:rsidR="00FE67C2">
        <w:rPr>
          <w:rFonts w:ascii="Arial" w:eastAsia="Arial" w:hAnsi="Arial" w:cs="Arial"/>
          <w:color w:val="000000"/>
          <w:sz w:val="24"/>
          <w:szCs w:val="24"/>
        </w:rPr>
        <w:t>s</w:t>
      </w:r>
      <w:r>
        <w:rPr>
          <w:rFonts w:ascii="Arial" w:eastAsia="Arial" w:hAnsi="Arial" w:cs="Arial"/>
          <w:color w:val="000000"/>
          <w:sz w:val="24"/>
          <w:szCs w:val="24"/>
        </w:rPr>
        <w:t>e sentido</w:t>
      </w:r>
      <w:r w:rsidR="002A1B69">
        <w:rPr>
          <w:rFonts w:ascii="Arial" w:eastAsia="Arial" w:hAnsi="Arial" w:cs="Arial"/>
          <w:color w:val="000000"/>
          <w:sz w:val="24"/>
          <w:szCs w:val="24"/>
        </w:rPr>
        <w:t xml:space="preserve">, sabemos </w:t>
      </w:r>
      <w:r w:rsidR="001301C1" w:rsidRPr="0068691B">
        <w:rPr>
          <w:rFonts w:ascii="Arial" w:eastAsia="Arial" w:hAnsi="Arial" w:cs="Arial"/>
          <w:color w:val="000000"/>
          <w:sz w:val="24"/>
          <w:szCs w:val="24"/>
        </w:rPr>
        <w:t xml:space="preserve">que a investigação criminal é uma atividade que envolve </w:t>
      </w:r>
      <w:r>
        <w:rPr>
          <w:rFonts w:ascii="Arial" w:eastAsia="Arial" w:hAnsi="Arial" w:cs="Arial"/>
          <w:color w:val="000000"/>
          <w:sz w:val="24"/>
          <w:szCs w:val="24"/>
        </w:rPr>
        <w:t>alguns</w:t>
      </w:r>
      <w:r w:rsidR="001301C1" w:rsidRPr="0068691B">
        <w:rPr>
          <w:rFonts w:ascii="Arial" w:eastAsia="Arial" w:hAnsi="Arial" w:cs="Arial"/>
          <w:color w:val="000000"/>
          <w:sz w:val="24"/>
          <w:szCs w:val="24"/>
        </w:rPr>
        <w:t xml:space="preserve"> riscos</w:t>
      </w:r>
      <w:r w:rsidR="003722F3">
        <w:rPr>
          <w:rFonts w:ascii="Arial" w:eastAsia="Arial" w:hAnsi="Arial" w:cs="Arial"/>
          <w:color w:val="000000"/>
          <w:sz w:val="24"/>
          <w:szCs w:val="24"/>
        </w:rPr>
        <w:t xml:space="preserve"> e podemos percebê-los em duas esferas</w:t>
      </w:r>
      <w:r w:rsidR="000B5FE8">
        <w:rPr>
          <w:rFonts w:ascii="Arial" w:eastAsia="Arial" w:hAnsi="Arial" w:cs="Arial"/>
          <w:color w:val="000000"/>
          <w:sz w:val="24"/>
          <w:szCs w:val="24"/>
        </w:rPr>
        <w:t>, conforme apresentado na imagem a seguir.</w:t>
      </w:r>
    </w:p>
    <w:p w14:paraId="1E4C3538" w14:textId="1BD96B64" w:rsidR="007E1FC7" w:rsidRDefault="003722F3" w:rsidP="00E81C66">
      <w:pPr>
        <w:spacing w:beforeLines="24" w:before="57" w:afterLines="24" w:after="57" w:line="360" w:lineRule="auto"/>
        <w:jc w:val="center"/>
        <w:rPr>
          <w:rFonts w:ascii="Arial" w:eastAsia="Arial" w:hAnsi="Arial" w:cs="Arial"/>
          <w:color w:val="000000"/>
          <w:sz w:val="24"/>
          <w:szCs w:val="24"/>
        </w:rPr>
      </w:pPr>
      <w:commentRangeStart w:id="50"/>
      <w:commentRangeStart w:id="51"/>
      <w:r>
        <w:rPr>
          <w:noProof/>
        </w:rPr>
        <w:drawing>
          <wp:inline distT="0" distB="0" distL="0" distR="0" wp14:anchorId="7EF99266" wp14:editId="2CDFEB8F">
            <wp:extent cx="5356064" cy="3464560"/>
            <wp:effectExtent l="0" t="0" r="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389" cy="3473826"/>
                    </a:xfrm>
                    <a:prstGeom prst="rect">
                      <a:avLst/>
                    </a:prstGeom>
                  </pic:spPr>
                </pic:pic>
              </a:graphicData>
            </a:graphic>
          </wp:inline>
        </w:drawing>
      </w:r>
      <w:commentRangeEnd w:id="50"/>
      <w:r>
        <w:rPr>
          <w:rStyle w:val="Refdecomentrio"/>
        </w:rPr>
        <w:commentReference w:id="50"/>
      </w:r>
      <w:commentRangeEnd w:id="51"/>
      <w:r w:rsidR="009973B9">
        <w:rPr>
          <w:rStyle w:val="Refdecomentrio"/>
        </w:rPr>
        <w:commentReference w:id="51"/>
      </w:r>
    </w:p>
    <w:p w14:paraId="4108D6BC" w14:textId="3B0E3FB9" w:rsidR="003722F3" w:rsidRDefault="003722F3" w:rsidP="003722F3">
      <w:pPr>
        <w:tabs>
          <w:tab w:val="center" w:pos="7938"/>
        </w:tabs>
        <w:spacing w:beforeLines="24" w:before="57" w:afterLines="24" w:after="57" w:line="360" w:lineRule="auto"/>
        <w:jc w:val="both"/>
        <w:rPr>
          <w:rFonts w:ascii="Arial" w:eastAsia="Times New Roman" w:hAnsi="Arial" w:cs="Arial"/>
          <w:color w:val="FF0000"/>
        </w:rPr>
      </w:pPr>
      <w:r w:rsidRPr="00904212">
        <w:rPr>
          <w:rFonts w:ascii="Arial" w:eastAsia="Times New Roman" w:hAnsi="Arial" w:cs="Arial"/>
          <w:b/>
          <w:color w:val="FF0000"/>
        </w:rPr>
        <w:t xml:space="preserve">Figura </w:t>
      </w:r>
      <w:r w:rsidR="007C2E1B">
        <w:rPr>
          <w:rFonts w:ascii="Arial" w:eastAsia="Times New Roman" w:hAnsi="Arial" w:cs="Arial"/>
          <w:b/>
          <w:color w:val="FF0000"/>
        </w:rPr>
        <w:t>1</w:t>
      </w:r>
      <w:r w:rsidR="00D12335">
        <w:rPr>
          <w:rFonts w:ascii="Arial" w:eastAsia="Times New Roman" w:hAnsi="Arial" w:cs="Arial"/>
          <w:b/>
          <w:color w:val="FF0000"/>
        </w:rPr>
        <w:t>5</w:t>
      </w:r>
      <w:r w:rsidRPr="00904212">
        <w:rPr>
          <w:rFonts w:ascii="Arial" w:eastAsia="Times New Roman" w:hAnsi="Arial" w:cs="Arial"/>
          <w:b/>
          <w:color w:val="FF0000"/>
        </w:rPr>
        <w:t>:</w:t>
      </w:r>
      <w:r>
        <w:rPr>
          <w:rFonts w:ascii="Arial" w:eastAsia="Times New Roman" w:hAnsi="Arial" w:cs="Arial"/>
          <w:b/>
          <w:color w:val="FF0000"/>
        </w:rPr>
        <w:t xml:space="preserve"> </w:t>
      </w:r>
      <w:r>
        <w:rPr>
          <w:rFonts w:ascii="Arial" w:eastAsia="Times New Roman" w:hAnsi="Arial" w:cs="Arial"/>
          <w:color w:val="FF0000"/>
        </w:rPr>
        <w:t>Riscos ligados</w:t>
      </w:r>
      <w:r w:rsidRPr="00E81C66">
        <w:rPr>
          <w:rFonts w:ascii="Arial" w:eastAsia="Times New Roman" w:hAnsi="Arial" w:cs="Arial"/>
          <w:color w:val="FF0000"/>
        </w:rPr>
        <w:t xml:space="preserve"> ao processo</w:t>
      </w:r>
      <w:r>
        <w:rPr>
          <w:rFonts w:ascii="Arial" w:eastAsia="Times New Roman" w:hAnsi="Arial" w:cs="Arial"/>
          <w:color w:val="FF0000"/>
        </w:rPr>
        <w:t xml:space="preserve"> de investigação</w:t>
      </w:r>
      <w:r w:rsidRPr="003722F3">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labSEAD-UFSC (2019).</w:t>
      </w:r>
    </w:p>
    <w:p w14:paraId="6791020F" w14:textId="77777777" w:rsidR="003722F3" w:rsidRDefault="003722F3" w:rsidP="00E81C66">
      <w:pPr>
        <w:spacing w:beforeLines="24" w:before="57" w:afterLines="24" w:after="57" w:line="360" w:lineRule="auto"/>
        <w:jc w:val="center"/>
        <w:rPr>
          <w:rFonts w:ascii="Arial" w:eastAsia="Arial" w:hAnsi="Arial" w:cs="Arial"/>
          <w:color w:val="000000"/>
          <w:sz w:val="24"/>
          <w:szCs w:val="24"/>
        </w:rPr>
      </w:pPr>
    </w:p>
    <w:p w14:paraId="505B1199" w14:textId="3D6F6ECB" w:rsidR="002A1B69" w:rsidRDefault="00357106"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P</w:t>
      </w:r>
      <w:r w:rsidR="003722F3">
        <w:rPr>
          <w:rFonts w:ascii="Arial" w:eastAsia="Arial" w:hAnsi="Arial" w:cs="Arial"/>
          <w:color w:val="000000"/>
          <w:sz w:val="24"/>
          <w:szCs w:val="24"/>
        </w:rPr>
        <w:t xml:space="preserve">odemos entender que </w:t>
      </w:r>
      <w:r w:rsidR="007E1FC7">
        <w:rPr>
          <w:rFonts w:ascii="Arial" w:eastAsia="Arial" w:hAnsi="Arial" w:cs="Arial"/>
          <w:color w:val="000000"/>
          <w:sz w:val="24"/>
          <w:szCs w:val="24"/>
        </w:rPr>
        <w:t>a</w:t>
      </w:r>
      <w:r w:rsidR="001301C1" w:rsidRPr="0068691B">
        <w:rPr>
          <w:rFonts w:ascii="Arial" w:eastAsia="Arial" w:hAnsi="Arial" w:cs="Arial"/>
          <w:color w:val="000000"/>
          <w:sz w:val="24"/>
          <w:szCs w:val="24"/>
        </w:rPr>
        <w:t xml:space="preserve">lguns </w:t>
      </w:r>
      <w:r w:rsidR="007E1FC7">
        <w:rPr>
          <w:rFonts w:ascii="Arial" w:eastAsia="Arial" w:hAnsi="Arial" w:cs="Arial"/>
          <w:color w:val="000000"/>
          <w:sz w:val="24"/>
          <w:szCs w:val="24"/>
        </w:rPr>
        <w:t>riscos</w:t>
      </w:r>
      <w:r w:rsidR="002A1B69">
        <w:rPr>
          <w:rFonts w:ascii="Arial" w:eastAsia="Arial" w:hAnsi="Arial" w:cs="Arial"/>
          <w:color w:val="000000"/>
          <w:sz w:val="24"/>
          <w:szCs w:val="24"/>
        </w:rPr>
        <w:t xml:space="preserve"> são </w:t>
      </w:r>
      <w:r w:rsidR="001301C1" w:rsidRPr="0068691B">
        <w:rPr>
          <w:rFonts w:ascii="Arial" w:eastAsia="Arial" w:hAnsi="Arial" w:cs="Arial"/>
          <w:color w:val="000000"/>
          <w:sz w:val="24"/>
          <w:szCs w:val="24"/>
        </w:rPr>
        <w:t>inerentes à organização</w:t>
      </w:r>
      <w:r w:rsidR="007E1FC7">
        <w:rPr>
          <w:rFonts w:ascii="Arial" w:eastAsia="Arial" w:hAnsi="Arial" w:cs="Arial"/>
          <w:color w:val="000000"/>
          <w:sz w:val="24"/>
          <w:szCs w:val="24"/>
        </w:rPr>
        <w:t xml:space="preserve"> (causas internas)</w:t>
      </w:r>
      <w:r w:rsidR="001301C1" w:rsidRPr="0068691B">
        <w:rPr>
          <w:rFonts w:ascii="Arial" w:eastAsia="Arial" w:hAnsi="Arial" w:cs="Arial"/>
          <w:color w:val="000000"/>
          <w:sz w:val="24"/>
          <w:szCs w:val="24"/>
        </w:rPr>
        <w:t>, como</w:t>
      </w:r>
      <w:r w:rsidR="002A1B69">
        <w:rPr>
          <w:rFonts w:ascii="Arial" w:eastAsia="Arial" w:hAnsi="Arial" w:cs="Arial"/>
          <w:color w:val="000000"/>
          <w:sz w:val="24"/>
          <w:szCs w:val="24"/>
        </w:rPr>
        <w:t xml:space="preserve"> a</w:t>
      </w:r>
      <w:r w:rsidR="001301C1" w:rsidRPr="0068691B">
        <w:rPr>
          <w:rFonts w:ascii="Arial" w:eastAsia="Arial" w:hAnsi="Arial" w:cs="Arial"/>
          <w:color w:val="000000"/>
          <w:sz w:val="24"/>
          <w:szCs w:val="24"/>
        </w:rPr>
        <w:t xml:space="preserve"> falta de recursos humanos e materiais</w:t>
      </w:r>
      <w:r w:rsidR="002A1B69">
        <w:rPr>
          <w:rFonts w:ascii="Arial" w:eastAsia="Arial" w:hAnsi="Arial" w:cs="Arial"/>
          <w:color w:val="000000"/>
          <w:sz w:val="24"/>
          <w:szCs w:val="24"/>
        </w:rPr>
        <w:t>. Es</w:t>
      </w:r>
      <w:r w:rsidR="00434FD9">
        <w:rPr>
          <w:rFonts w:ascii="Arial" w:eastAsia="Arial" w:hAnsi="Arial" w:cs="Arial"/>
          <w:color w:val="000000"/>
          <w:sz w:val="24"/>
          <w:szCs w:val="24"/>
        </w:rPr>
        <w:t>s</w:t>
      </w:r>
      <w:r w:rsidR="002A1B69">
        <w:rPr>
          <w:rFonts w:ascii="Arial" w:eastAsia="Arial" w:hAnsi="Arial" w:cs="Arial"/>
          <w:color w:val="000000"/>
          <w:sz w:val="24"/>
          <w:szCs w:val="24"/>
        </w:rPr>
        <w:t>es recursos</w:t>
      </w:r>
      <w:r w:rsidR="001301C1" w:rsidRPr="0068691B">
        <w:rPr>
          <w:rFonts w:ascii="Arial" w:eastAsia="Arial" w:hAnsi="Arial" w:cs="Arial"/>
          <w:color w:val="000000"/>
          <w:sz w:val="24"/>
          <w:szCs w:val="24"/>
        </w:rPr>
        <w:t xml:space="preserve"> poderão impedir a execução de ações, levando a equipe a não apurar </w:t>
      </w:r>
      <w:r>
        <w:rPr>
          <w:rFonts w:ascii="Arial" w:eastAsia="Arial" w:hAnsi="Arial" w:cs="Arial"/>
          <w:color w:val="000000"/>
          <w:sz w:val="24"/>
          <w:szCs w:val="24"/>
        </w:rPr>
        <w:t xml:space="preserve">as </w:t>
      </w:r>
      <w:r w:rsidR="001301C1" w:rsidRPr="0068691B">
        <w:rPr>
          <w:rFonts w:ascii="Arial" w:eastAsia="Arial" w:hAnsi="Arial" w:cs="Arial"/>
          <w:color w:val="000000"/>
          <w:sz w:val="24"/>
          <w:szCs w:val="24"/>
        </w:rPr>
        <w:t>provas</w:t>
      </w:r>
      <w:r w:rsidR="007E1FC7">
        <w:rPr>
          <w:rFonts w:ascii="Arial" w:eastAsia="Arial" w:hAnsi="Arial" w:cs="Arial"/>
          <w:color w:val="000000"/>
          <w:sz w:val="24"/>
          <w:szCs w:val="24"/>
        </w:rPr>
        <w:t>.</w:t>
      </w:r>
    </w:p>
    <w:p w14:paraId="7928F433" w14:textId="76F2572B" w:rsidR="000327A2" w:rsidRPr="0068691B" w:rsidRDefault="001301C1" w:rsidP="0068691B">
      <w:pPr>
        <w:spacing w:beforeLines="24" w:before="57" w:afterLines="24" w:after="57" w:line="360" w:lineRule="auto"/>
        <w:jc w:val="both"/>
        <w:rPr>
          <w:rFonts w:ascii="Arial" w:hAnsi="Arial" w:cs="Arial"/>
          <w:color w:val="FF0000"/>
          <w:sz w:val="24"/>
          <w:szCs w:val="24"/>
        </w:rPr>
      </w:pPr>
      <w:r w:rsidRPr="0068691B">
        <w:rPr>
          <w:rFonts w:ascii="Arial" w:eastAsia="Arial" w:hAnsi="Arial" w:cs="Arial"/>
          <w:color w:val="000000"/>
          <w:sz w:val="24"/>
          <w:szCs w:val="24"/>
        </w:rPr>
        <w:t>Outros</w:t>
      </w:r>
      <w:r w:rsidR="002A1B69">
        <w:rPr>
          <w:rFonts w:ascii="Arial" w:eastAsia="Arial" w:hAnsi="Arial" w:cs="Arial"/>
          <w:color w:val="000000"/>
          <w:sz w:val="24"/>
          <w:szCs w:val="24"/>
        </w:rPr>
        <w:t xml:space="preserve"> riscos</w:t>
      </w:r>
      <w:r w:rsidRPr="0068691B">
        <w:rPr>
          <w:rFonts w:ascii="Arial" w:eastAsia="Arial" w:hAnsi="Arial" w:cs="Arial"/>
          <w:color w:val="000000"/>
          <w:sz w:val="24"/>
          <w:szCs w:val="24"/>
        </w:rPr>
        <w:t xml:space="preserve"> </w:t>
      </w:r>
      <w:r w:rsidR="002A1B69">
        <w:rPr>
          <w:rFonts w:ascii="Arial" w:eastAsia="Arial" w:hAnsi="Arial" w:cs="Arial"/>
          <w:color w:val="000000"/>
          <w:sz w:val="24"/>
          <w:szCs w:val="24"/>
        </w:rPr>
        <w:t xml:space="preserve">são os que se encontram </w:t>
      </w:r>
      <w:r w:rsidRPr="0068691B">
        <w:rPr>
          <w:rFonts w:ascii="Arial" w:eastAsia="Arial" w:hAnsi="Arial" w:cs="Arial"/>
          <w:color w:val="000000"/>
          <w:sz w:val="24"/>
          <w:szCs w:val="24"/>
        </w:rPr>
        <w:t>fora do controle da organização</w:t>
      </w:r>
      <w:r w:rsidR="007E1FC7">
        <w:rPr>
          <w:rFonts w:ascii="Arial" w:eastAsia="Arial" w:hAnsi="Arial" w:cs="Arial"/>
          <w:color w:val="000000"/>
          <w:sz w:val="24"/>
          <w:szCs w:val="24"/>
        </w:rPr>
        <w:t xml:space="preserve"> (causas externas)</w:t>
      </w:r>
      <w:r w:rsidR="002A1B69">
        <w:rPr>
          <w:rFonts w:ascii="Arial" w:eastAsia="Arial" w:hAnsi="Arial" w:cs="Arial"/>
          <w:color w:val="000000"/>
          <w:sz w:val="24"/>
          <w:szCs w:val="24"/>
        </w:rPr>
        <w:t xml:space="preserve">, como </w:t>
      </w:r>
      <w:r w:rsidRPr="0068691B">
        <w:rPr>
          <w:rFonts w:ascii="Arial" w:eastAsia="Arial" w:hAnsi="Arial" w:cs="Arial"/>
          <w:color w:val="000000"/>
          <w:sz w:val="24"/>
          <w:szCs w:val="24"/>
        </w:rPr>
        <w:t>falta de regulamentação legal para o uso d</w:t>
      </w:r>
      <w:r w:rsidR="007E1FC7">
        <w:rPr>
          <w:rFonts w:ascii="Arial" w:eastAsia="Arial" w:hAnsi="Arial" w:cs="Arial"/>
          <w:color w:val="000000"/>
          <w:sz w:val="24"/>
          <w:szCs w:val="24"/>
        </w:rPr>
        <w:t>e</w:t>
      </w:r>
      <w:r w:rsidRPr="0068691B">
        <w:rPr>
          <w:rFonts w:ascii="Arial" w:eastAsia="Arial" w:hAnsi="Arial" w:cs="Arial"/>
          <w:color w:val="000000"/>
          <w:sz w:val="24"/>
          <w:szCs w:val="24"/>
        </w:rPr>
        <w:t xml:space="preserve"> informante</w:t>
      </w:r>
      <w:r w:rsidR="00434FD9">
        <w:rPr>
          <w:rFonts w:ascii="Arial" w:eastAsia="Arial" w:hAnsi="Arial" w:cs="Arial"/>
          <w:color w:val="000000"/>
          <w:sz w:val="24"/>
          <w:szCs w:val="24"/>
        </w:rPr>
        <w:t>,</w:t>
      </w:r>
      <w:r w:rsidRPr="0068691B">
        <w:rPr>
          <w:rFonts w:ascii="Arial" w:eastAsia="Arial" w:hAnsi="Arial" w:cs="Arial"/>
          <w:color w:val="000000"/>
          <w:sz w:val="24"/>
          <w:szCs w:val="24"/>
        </w:rPr>
        <w:t xml:space="preserve"> que poderá dificultar o acesso às informações</w:t>
      </w:r>
      <w:r w:rsidR="002A1B69">
        <w:rPr>
          <w:rFonts w:ascii="Arial" w:eastAsia="Arial" w:hAnsi="Arial" w:cs="Arial"/>
          <w:color w:val="000000"/>
          <w:sz w:val="24"/>
          <w:szCs w:val="24"/>
        </w:rPr>
        <w:t xml:space="preserve"> e </w:t>
      </w:r>
      <w:r w:rsidRPr="00E81C66">
        <w:rPr>
          <w:rFonts w:ascii="Arial" w:eastAsia="Arial" w:hAnsi="Arial" w:cs="Arial"/>
          <w:color w:val="000000"/>
          <w:sz w:val="24"/>
          <w:szCs w:val="24"/>
        </w:rPr>
        <w:t>impedi</w:t>
      </w:r>
      <w:r w:rsidR="002A1B69">
        <w:rPr>
          <w:rFonts w:ascii="Arial" w:eastAsia="Arial" w:hAnsi="Arial" w:cs="Arial"/>
          <w:color w:val="000000"/>
          <w:sz w:val="24"/>
          <w:szCs w:val="24"/>
        </w:rPr>
        <w:t>r</w:t>
      </w:r>
      <w:r w:rsidRPr="00E81C66">
        <w:rPr>
          <w:rFonts w:ascii="Arial" w:eastAsia="Arial" w:hAnsi="Arial" w:cs="Arial"/>
          <w:color w:val="000000"/>
          <w:sz w:val="24"/>
          <w:szCs w:val="24"/>
        </w:rPr>
        <w:t xml:space="preserve"> a coleta de provas</w:t>
      </w:r>
      <w:r w:rsidR="007E1FC7">
        <w:rPr>
          <w:rFonts w:ascii="Arial" w:eastAsia="Arial" w:hAnsi="Arial" w:cs="Arial"/>
          <w:color w:val="000000"/>
          <w:sz w:val="24"/>
          <w:szCs w:val="24"/>
        </w:rPr>
        <w:t>.</w:t>
      </w:r>
    </w:p>
    <w:p w14:paraId="332D34F3" w14:textId="77777777" w:rsidR="000327A2" w:rsidRPr="00E81C66" w:rsidRDefault="000327A2" w:rsidP="0068691B">
      <w:pPr>
        <w:spacing w:beforeLines="24" w:before="57" w:afterLines="24" w:after="57" w:line="360" w:lineRule="auto"/>
        <w:jc w:val="both"/>
        <w:rPr>
          <w:rFonts w:ascii="Arial" w:eastAsia="Arial" w:hAnsi="Arial" w:cs="Arial"/>
          <w:b/>
          <w:color w:val="FF0000"/>
          <w:sz w:val="24"/>
          <w:szCs w:val="24"/>
        </w:rPr>
      </w:pPr>
    </w:p>
    <w:p w14:paraId="40D80E5D" w14:textId="77777777" w:rsidR="007E1FC7" w:rsidRPr="00E81C66" w:rsidRDefault="007E1FC7"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3C5AD6E4" w14:textId="0830F2AF" w:rsidR="007E1FC7" w:rsidRPr="0068691B" w:rsidRDefault="001301C1" w:rsidP="007E1FC7">
      <w:pPr>
        <w:spacing w:beforeLines="24" w:before="57" w:afterLines="24" w:after="57" w:line="360" w:lineRule="auto"/>
        <w:jc w:val="both"/>
        <w:rPr>
          <w:rFonts w:ascii="Arial" w:hAnsi="Arial" w:cs="Arial"/>
          <w:sz w:val="24"/>
          <w:szCs w:val="24"/>
        </w:rPr>
      </w:pPr>
      <w:r w:rsidRPr="00E81C66">
        <w:rPr>
          <w:rFonts w:ascii="Arial" w:eastAsia="Arial" w:hAnsi="Arial" w:cs="Arial"/>
          <w:color w:val="FF0000"/>
          <w:sz w:val="24"/>
          <w:szCs w:val="24"/>
        </w:rPr>
        <w:t>No caso do risco de causa externa</w:t>
      </w:r>
      <w:r w:rsidR="00834A84">
        <w:rPr>
          <w:rFonts w:ascii="Arial" w:eastAsia="Arial" w:hAnsi="Arial" w:cs="Arial"/>
          <w:color w:val="FF0000"/>
          <w:sz w:val="24"/>
          <w:szCs w:val="24"/>
        </w:rPr>
        <w:t>,</w:t>
      </w:r>
      <w:r w:rsidRPr="00E81C66">
        <w:rPr>
          <w:rFonts w:ascii="Arial" w:eastAsia="Arial" w:hAnsi="Arial" w:cs="Arial"/>
          <w:color w:val="FF0000"/>
          <w:sz w:val="24"/>
          <w:szCs w:val="24"/>
        </w:rPr>
        <w:t xml:space="preserve"> a equipe encarregada da investigação não consegue intervir diretamente para superá-lo, mas poderá gerenciá-lo e se preparar para uma ação reativa. </w:t>
      </w:r>
      <w:r w:rsidR="007E1FC7" w:rsidRPr="00E81C66">
        <w:rPr>
          <w:rFonts w:ascii="Arial" w:eastAsia="Arial" w:hAnsi="Arial" w:cs="Arial"/>
          <w:color w:val="FF0000"/>
          <w:sz w:val="24"/>
          <w:szCs w:val="24"/>
        </w:rPr>
        <w:t xml:space="preserve">Quanto ao risco de causa interna, por estar sob controle, </w:t>
      </w:r>
      <w:r w:rsidR="007E1FC7" w:rsidRPr="00E81C66">
        <w:rPr>
          <w:rFonts w:ascii="Arial" w:eastAsia="Arial" w:hAnsi="Arial" w:cs="Arial"/>
          <w:color w:val="FF0000"/>
          <w:sz w:val="24"/>
          <w:szCs w:val="24"/>
        </w:rPr>
        <w:lastRenderedPageBreak/>
        <w:t>carece de ação proativa interagindo com os demais setores da organização para encontrar meios de superação.</w:t>
      </w:r>
      <w:r w:rsidR="007E1FC7" w:rsidRPr="0068691B">
        <w:rPr>
          <w:rFonts w:ascii="Arial" w:eastAsia="Arial" w:hAnsi="Arial" w:cs="Arial"/>
          <w:color w:val="000000"/>
          <w:sz w:val="24"/>
          <w:szCs w:val="24"/>
        </w:rPr>
        <w:t xml:space="preserve"> </w:t>
      </w:r>
    </w:p>
    <w:p w14:paraId="48D4AFA5" w14:textId="22633146" w:rsidR="007E1FC7" w:rsidRPr="00E81C66" w:rsidRDefault="007E1FC7"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&lt;Fechar Destaque&gt;</w:t>
      </w:r>
    </w:p>
    <w:p w14:paraId="4ADE2327"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69834633" w14:textId="7A6208ED" w:rsidR="000327A2"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Tradicionalmente o risco é associado a</w:t>
      </w:r>
      <w:r w:rsidR="003722F3">
        <w:rPr>
          <w:rFonts w:ascii="Arial" w:eastAsia="Arial" w:hAnsi="Arial" w:cs="Arial"/>
          <w:color w:val="000000"/>
          <w:sz w:val="24"/>
          <w:szCs w:val="24"/>
        </w:rPr>
        <w:t xml:space="preserve"> um </w:t>
      </w:r>
      <w:r w:rsidRPr="0068691B">
        <w:rPr>
          <w:rFonts w:ascii="Arial" w:eastAsia="Arial" w:hAnsi="Arial" w:cs="Arial"/>
          <w:color w:val="000000"/>
          <w:sz w:val="24"/>
          <w:szCs w:val="24"/>
        </w:rPr>
        <w:t xml:space="preserve">evento adverso para uma situação esperada. Entretanto, há alguns conceitos que </w:t>
      </w:r>
      <w:r w:rsidR="00834A84" w:rsidRPr="0068691B">
        <w:rPr>
          <w:rFonts w:ascii="Arial" w:eastAsia="Arial" w:hAnsi="Arial" w:cs="Arial"/>
          <w:color w:val="000000"/>
          <w:sz w:val="24"/>
          <w:szCs w:val="24"/>
        </w:rPr>
        <w:t>ajudar</w:t>
      </w:r>
      <w:r w:rsidR="00834A84">
        <w:rPr>
          <w:rFonts w:ascii="Arial" w:eastAsia="Arial" w:hAnsi="Arial" w:cs="Arial"/>
          <w:color w:val="000000"/>
          <w:sz w:val="24"/>
          <w:szCs w:val="24"/>
        </w:rPr>
        <w:t>ão</w:t>
      </w:r>
      <w:r w:rsidR="00834A84" w:rsidRPr="0068691B">
        <w:rPr>
          <w:rFonts w:ascii="Arial" w:eastAsia="Arial" w:hAnsi="Arial" w:cs="Arial"/>
          <w:color w:val="000000"/>
          <w:sz w:val="24"/>
          <w:szCs w:val="24"/>
        </w:rPr>
        <w:t xml:space="preserve"> </w:t>
      </w:r>
      <w:r w:rsidRPr="0068691B">
        <w:rPr>
          <w:rFonts w:ascii="Arial" w:eastAsia="Arial" w:hAnsi="Arial" w:cs="Arial"/>
          <w:color w:val="000000"/>
          <w:sz w:val="24"/>
          <w:szCs w:val="24"/>
        </w:rPr>
        <w:t>a compreender melhor esse fenômeno como condição fundamental às conquistas e evolução da humanidade. Veja</w:t>
      </w:r>
      <w:r w:rsidR="002A1B69">
        <w:rPr>
          <w:rFonts w:ascii="Arial" w:eastAsia="Arial" w:hAnsi="Arial" w:cs="Arial"/>
          <w:color w:val="000000"/>
          <w:sz w:val="24"/>
          <w:szCs w:val="24"/>
        </w:rPr>
        <w:t>mos</w:t>
      </w:r>
      <w:r w:rsidR="00122F60">
        <w:rPr>
          <w:rFonts w:ascii="Arial" w:eastAsia="Arial" w:hAnsi="Arial" w:cs="Arial"/>
          <w:color w:val="000000"/>
          <w:sz w:val="24"/>
          <w:szCs w:val="24"/>
        </w:rPr>
        <w:t xml:space="preserve"> um exemplo</w:t>
      </w:r>
      <w:r w:rsidRPr="0068691B">
        <w:rPr>
          <w:rFonts w:ascii="Arial" w:eastAsia="Arial" w:hAnsi="Arial" w:cs="Arial"/>
          <w:color w:val="000000"/>
          <w:sz w:val="24"/>
          <w:szCs w:val="24"/>
        </w:rPr>
        <w:t xml:space="preserve"> des</w:t>
      </w:r>
      <w:r w:rsidR="00434FD9">
        <w:rPr>
          <w:rFonts w:ascii="Arial" w:eastAsia="Arial" w:hAnsi="Arial" w:cs="Arial"/>
          <w:color w:val="000000"/>
          <w:sz w:val="24"/>
          <w:szCs w:val="24"/>
        </w:rPr>
        <w:t>s</w:t>
      </w:r>
      <w:r w:rsidRPr="0068691B">
        <w:rPr>
          <w:rFonts w:ascii="Arial" w:eastAsia="Arial" w:hAnsi="Arial" w:cs="Arial"/>
          <w:color w:val="000000"/>
          <w:sz w:val="24"/>
          <w:szCs w:val="24"/>
        </w:rPr>
        <w:t>es conceitos</w:t>
      </w:r>
      <w:r w:rsidR="002A1B69">
        <w:rPr>
          <w:rFonts w:ascii="Arial" w:eastAsia="Arial" w:hAnsi="Arial" w:cs="Arial"/>
          <w:color w:val="000000"/>
          <w:sz w:val="24"/>
          <w:szCs w:val="24"/>
        </w:rPr>
        <w:t>.</w:t>
      </w:r>
    </w:p>
    <w:p w14:paraId="3DDC095E" w14:textId="1F0B8A24" w:rsidR="001D06F9" w:rsidRPr="001D06F9" w:rsidRDefault="001D06F9" w:rsidP="0068691B">
      <w:pPr>
        <w:spacing w:beforeLines="24" w:before="57" w:afterLines="24" w:after="57" w:line="360" w:lineRule="auto"/>
        <w:jc w:val="both"/>
        <w:rPr>
          <w:rFonts w:ascii="Arial" w:eastAsia="Arial" w:hAnsi="Arial" w:cs="Arial"/>
          <w:b/>
          <w:color w:val="FF0000"/>
          <w:sz w:val="24"/>
          <w:szCs w:val="24"/>
        </w:rPr>
      </w:pPr>
      <w:r w:rsidRPr="001D06F9">
        <w:rPr>
          <w:rFonts w:ascii="Arial" w:eastAsia="Arial" w:hAnsi="Arial" w:cs="Arial"/>
          <w:b/>
          <w:color w:val="FF0000"/>
          <w:sz w:val="24"/>
          <w:szCs w:val="24"/>
        </w:rPr>
        <w:t>&lt;Abrir Citação&gt;</w:t>
      </w:r>
    </w:p>
    <w:p w14:paraId="4F674B70" w14:textId="1DFD664F" w:rsidR="00C175F9" w:rsidRPr="001D06F9" w:rsidRDefault="005C516B" w:rsidP="001D06F9">
      <w:pPr>
        <w:spacing w:beforeLines="24" w:before="57" w:afterLines="24" w:after="57" w:line="360" w:lineRule="auto"/>
        <w:jc w:val="both"/>
        <w:rPr>
          <w:rFonts w:ascii="Arial" w:eastAsia="Arial" w:hAnsi="Arial" w:cs="Arial"/>
          <w:color w:val="FF0000"/>
          <w:sz w:val="24"/>
          <w:szCs w:val="24"/>
        </w:rPr>
      </w:pPr>
      <w:r w:rsidRPr="001D06F9">
        <w:rPr>
          <w:rFonts w:ascii="Arial" w:eastAsia="Arial" w:hAnsi="Arial" w:cs="Arial"/>
          <w:color w:val="FF0000"/>
          <w:sz w:val="24"/>
          <w:szCs w:val="24"/>
        </w:rPr>
        <w:t xml:space="preserve">Risco é o grau de imprecisão quanto a evento futuro, cuja mensuração é matematicamente representada pela probabilidade de sua ocorrência. </w:t>
      </w:r>
    </w:p>
    <w:p w14:paraId="0670F1F8" w14:textId="5AB02A65" w:rsidR="001D06F9" w:rsidRPr="001D06F9" w:rsidRDefault="001D06F9" w:rsidP="001D06F9">
      <w:pPr>
        <w:spacing w:beforeLines="24" w:before="57" w:afterLines="24" w:after="57" w:line="360" w:lineRule="auto"/>
        <w:jc w:val="both"/>
        <w:rPr>
          <w:rFonts w:ascii="Arial" w:eastAsia="Arial" w:hAnsi="Arial" w:cs="Arial"/>
          <w:b/>
          <w:color w:val="FF0000"/>
          <w:sz w:val="24"/>
          <w:szCs w:val="24"/>
        </w:rPr>
      </w:pPr>
      <w:r w:rsidRPr="001D06F9">
        <w:rPr>
          <w:rFonts w:ascii="Arial" w:eastAsia="Arial" w:hAnsi="Arial" w:cs="Arial"/>
          <w:b/>
          <w:color w:val="FF0000"/>
          <w:sz w:val="24"/>
          <w:szCs w:val="24"/>
        </w:rPr>
        <w:t>&lt;Fechar Citação&gt;</w:t>
      </w:r>
    </w:p>
    <w:p w14:paraId="2DE0AAF7" w14:textId="77777777" w:rsidR="001D06F9" w:rsidRPr="0068691B" w:rsidRDefault="001D06F9" w:rsidP="0068691B">
      <w:pPr>
        <w:spacing w:beforeLines="24" w:before="57" w:afterLines="24" w:after="57" w:line="360" w:lineRule="auto"/>
        <w:jc w:val="both"/>
        <w:rPr>
          <w:rFonts w:ascii="Arial" w:eastAsia="Arial" w:hAnsi="Arial" w:cs="Arial"/>
          <w:color w:val="000000"/>
          <w:sz w:val="24"/>
          <w:szCs w:val="24"/>
        </w:rPr>
      </w:pPr>
    </w:p>
    <w:p w14:paraId="43011CEA" w14:textId="153CF131" w:rsidR="000327A2" w:rsidRPr="0068691B" w:rsidRDefault="009979D4" w:rsidP="0068691B">
      <w:pPr>
        <w:spacing w:beforeLines="24" w:before="57" w:afterLines="24" w:after="57" w:line="360" w:lineRule="auto"/>
        <w:jc w:val="both"/>
        <w:rPr>
          <w:rFonts w:ascii="Arial" w:hAnsi="Arial" w:cs="Arial"/>
          <w:sz w:val="24"/>
          <w:szCs w:val="24"/>
        </w:rPr>
      </w:pPr>
      <w:r>
        <w:rPr>
          <w:rFonts w:ascii="Arial" w:eastAsia="Arial" w:hAnsi="Arial" w:cs="Arial"/>
          <w:color w:val="000000"/>
          <w:sz w:val="24"/>
          <w:szCs w:val="24"/>
        </w:rPr>
        <w:t>No processo de a</w:t>
      </w:r>
      <w:r w:rsidR="001301C1" w:rsidRPr="00CA24B9">
        <w:rPr>
          <w:rFonts w:ascii="Arial" w:eastAsia="Arial" w:hAnsi="Arial" w:cs="Arial"/>
          <w:color w:val="000000"/>
          <w:sz w:val="24"/>
          <w:szCs w:val="24"/>
        </w:rPr>
        <w:t>purar provas da autoria e da materialidade do crime</w:t>
      </w:r>
      <w:r>
        <w:rPr>
          <w:rFonts w:ascii="Arial" w:eastAsia="Arial" w:hAnsi="Arial" w:cs="Arial"/>
          <w:color w:val="000000"/>
          <w:sz w:val="24"/>
          <w:szCs w:val="24"/>
        </w:rPr>
        <w:t>,</w:t>
      </w:r>
      <w:r w:rsidR="001301C1" w:rsidRPr="00CA24B9">
        <w:rPr>
          <w:rFonts w:ascii="Arial" w:eastAsia="Arial" w:hAnsi="Arial" w:cs="Arial"/>
          <w:color w:val="000000"/>
          <w:sz w:val="24"/>
          <w:szCs w:val="24"/>
        </w:rPr>
        <w:t xml:space="preserve"> poderá não acontecer conforme o esperado</w:t>
      </w:r>
      <w:r w:rsidR="00BC5762" w:rsidRPr="00CA24B9">
        <w:rPr>
          <w:rFonts w:ascii="Arial" w:eastAsia="Arial" w:hAnsi="Arial" w:cs="Arial"/>
          <w:color w:val="000000"/>
          <w:sz w:val="24"/>
          <w:szCs w:val="24"/>
        </w:rPr>
        <w:t xml:space="preserve">, </w:t>
      </w:r>
      <w:r w:rsidR="001301C1" w:rsidRPr="00CA24B9">
        <w:rPr>
          <w:rFonts w:ascii="Arial" w:eastAsia="Arial" w:hAnsi="Arial" w:cs="Arial"/>
          <w:color w:val="000000"/>
          <w:sz w:val="24"/>
          <w:szCs w:val="24"/>
        </w:rPr>
        <w:t>tendo em vista</w:t>
      </w:r>
      <w:r>
        <w:rPr>
          <w:rFonts w:ascii="Arial" w:eastAsia="Arial" w:hAnsi="Arial" w:cs="Arial"/>
          <w:color w:val="000000"/>
          <w:sz w:val="24"/>
          <w:szCs w:val="24"/>
        </w:rPr>
        <w:t xml:space="preserve"> que riscos existem e podem</w:t>
      </w:r>
      <w:r w:rsidR="001301C1" w:rsidRPr="00CA24B9">
        <w:rPr>
          <w:rFonts w:ascii="Arial" w:eastAsia="Arial" w:hAnsi="Arial" w:cs="Arial"/>
          <w:color w:val="000000"/>
          <w:sz w:val="24"/>
          <w:szCs w:val="24"/>
        </w:rPr>
        <w:t xml:space="preserve"> ocorrer. Exemplo disso é o contingenciamento do orçamento para custear viagens impossibilitando a coleta de provas em outros lugares.</w:t>
      </w:r>
      <w:r w:rsidR="004B33E1" w:rsidRPr="0068691B">
        <w:rPr>
          <w:rFonts w:ascii="Arial" w:eastAsia="Arial" w:hAnsi="Arial" w:cs="Arial"/>
          <w:color w:val="000000"/>
          <w:sz w:val="24"/>
          <w:szCs w:val="24"/>
        </w:rPr>
        <w:t xml:space="preserve"> </w:t>
      </w:r>
    </w:p>
    <w:p w14:paraId="6A18B1C9"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506961F5" w14:textId="5936BCCF" w:rsidR="000327A2" w:rsidRPr="0068691B" w:rsidRDefault="00F10486" w:rsidP="0068691B">
      <w:pPr>
        <w:spacing w:beforeLines="24" w:before="57" w:afterLines="24" w:after="57" w:line="360" w:lineRule="auto"/>
        <w:jc w:val="both"/>
        <w:rPr>
          <w:rFonts w:ascii="Arial" w:hAnsi="Arial" w:cs="Arial"/>
          <w:sz w:val="24"/>
          <w:szCs w:val="24"/>
        </w:rPr>
      </w:pPr>
      <w:r>
        <w:rPr>
          <w:rFonts w:ascii="Arial" w:eastAsia="Arial" w:hAnsi="Arial" w:cs="Arial"/>
          <w:b/>
          <w:sz w:val="24"/>
          <w:szCs w:val="24"/>
          <w:shd w:val="clear" w:color="auto" w:fill="4A86E8"/>
        </w:rPr>
        <w:t>&lt;H3&gt;</w:t>
      </w:r>
      <w:r w:rsidR="001301C1" w:rsidRPr="0068691B">
        <w:rPr>
          <w:rFonts w:ascii="Arial" w:eastAsia="Arial" w:hAnsi="Arial" w:cs="Arial"/>
          <w:b/>
          <w:color w:val="000000"/>
          <w:sz w:val="24"/>
          <w:szCs w:val="24"/>
        </w:rPr>
        <w:t>Avaliação do risco operacional de investigação</w:t>
      </w:r>
      <w:r>
        <w:rPr>
          <w:rFonts w:ascii="Arial" w:eastAsia="Arial" w:hAnsi="Arial" w:cs="Arial"/>
          <w:b/>
          <w:sz w:val="24"/>
          <w:szCs w:val="24"/>
          <w:shd w:val="clear" w:color="auto" w:fill="4A86E8"/>
        </w:rPr>
        <w:t>&lt;H3/&gt;</w:t>
      </w:r>
    </w:p>
    <w:p w14:paraId="704FF89B" w14:textId="0DBF81E1" w:rsidR="00B2611A" w:rsidRDefault="00B2611A" w:rsidP="0068691B">
      <w:pPr>
        <w:spacing w:beforeLines="24" w:before="57" w:afterLines="24" w:after="57" w:line="360" w:lineRule="auto"/>
        <w:jc w:val="both"/>
        <w:rPr>
          <w:rFonts w:ascii="Arial" w:eastAsia="Arial" w:hAnsi="Arial" w:cs="Arial"/>
          <w:color w:val="000000"/>
          <w:sz w:val="24"/>
          <w:szCs w:val="24"/>
        </w:rPr>
      </w:pPr>
    </w:p>
    <w:p w14:paraId="4C2CDE10" w14:textId="1D4AA211" w:rsidR="00B2611A" w:rsidRDefault="00B2611A" w:rsidP="00B2611A">
      <w:pPr>
        <w:spacing w:beforeLines="24" w:before="57" w:afterLines="24" w:after="57" w:line="360" w:lineRule="auto"/>
        <w:jc w:val="both"/>
        <w:rPr>
          <w:rFonts w:ascii="Arial" w:eastAsia="Arial" w:hAnsi="Arial" w:cs="Arial"/>
          <w:bCs/>
          <w:color w:val="000000"/>
          <w:sz w:val="24"/>
          <w:szCs w:val="24"/>
        </w:rPr>
      </w:pPr>
      <w:r w:rsidRPr="0068691B">
        <w:rPr>
          <w:rFonts w:ascii="Arial" w:eastAsia="Arial" w:hAnsi="Arial" w:cs="Arial"/>
          <w:color w:val="000000"/>
          <w:sz w:val="24"/>
          <w:szCs w:val="24"/>
        </w:rPr>
        <w:t>Transplantando conceitos e percepções do processo de auditoria interna das organizações públicas e privadas, pode</w:t>
      </w:r>
      <w:r w:rsidR="00454EF0">
        <w:rPr>
          <w:rFonts w:ascii="Arial" w:eastAsia="Arial" w:hAnsi="Arial" w:cs="Arial"/>
          <w:color w:val="000000"/>
          <w:sz w:val="24"/>
          <w:szCs w:val="24"/>
        </w:rPr>
        <w:t>mos</w:t>
      </w:r>
      <w:r w:rsidRPr="0068691B">
        <w:rPr>
          <w:rFonts w:ascii="Arial" w:eastAsia="Arial" w:hAnsi="Arial" w:cs="Arial"/>
          <w:color w:val="000000"/>
          <w:sz w:val="24"/>
          <w:szCs w:val="24"/>
        </w:rPr>
        <w:t xml:space="preserve"> dizer que avaliar risco em </w:t>
      </w:r>
      <w:r w:rsidRPr="00645447">
        <w:rPr>
          <w:rFonts w:ascii="Arial" w:eastAsia="Arial" w:hAnsi="Arial" w:cs="Arial"/>
          <w:color w:val="000000"/>
          <w:sz w:val="24"/>
          <w:szCs w:val="24"/>
        </w:rPr>
        <w:t xml:space="preserve">investigação criminal significa </w:t>
      </w:r>
      <w:r w:rsidRPr="00645447">
        <w:rPr>
          <w:rFonts w:ascii="Arial" w:eastAsia="Arial" w:hAnsi="Arial" w:cs="Arial"/>
          <w:bCs/>
          <w:color w:val="000000"/>
          <w:sz w:val="24"/>
          <w:szCs w:val="24"/>
        </w:rPr>
        <w:t xml:space="preserve">identificar, medir e priorizar os riscos para </w:t>
      </w:r>
      <w:r w:rsidR="007C2E1B">
        <w:rPr>
          <w:rFonts w:ascii="Arial" w:eastAsia="Arial" w:hAnsi="Arial" w:cs="Arial"/>
          <w:bCs/>
          <w:color w:val="000000"/>
          <w:sz w:val="24"/>
          <w:szCs w:val="24"/>
        </w:rPr>
        <w:t xml:space="preserve">identificar </w:t>
      </w:r>
      <w:r w:rsidRPr="00645447">
        <w:rPr>
          <w:rFonts w:ascii="Arial" w:eastAsia="Arial" w:hAnsi="Arial" w:cs="Arial"/>
          <w:bCs/>
          <w:color w:val="000000"/>
          <w:sz w:val="24"/>
          <w:szCs w:val="24"/>
        </w:rPr>
        <w:t>as áreas mais vulneráveis d</w:t>
      </w:r>
      <w:r w:rsidR="007C2E1B">
        <w:rPr>
          <w:rFonts w:ascii="Arial" w:eastAsia="Arial" w:hAnsi="Arial" w:cs="Arial"/>
          <w:bCs/>
          <w:color w:val="000000"/>
          <w:sz w:val="24"/>
          <w:szCs w:val="24"/>
        </w:rPr>
        <w:t>o processo e</w:t>
      </w:r>
      <w:r w:rsidRPr="00645447">
        <w:rPr>
          <w:rFonts w:ascii="Arial" w:eastAsia="Arial" w:hAnsi="Arial" w:cs="Arial"/>
          <w:bCs/>
          <w:color w:val="000000"/>
          <w:sz w:val="24"/>
          <w:szCs w:val="24"/>
        </w:rPr>
        <w:t xml:space="preserve"> que precisam ser </w:t>
      </w:r>
      <w:r w:rsidR="00032012" w:rsidRPr="00645447">
        <w:rPr>
          <w:rFonts w:ascii="Arial" w:eastAsia="Arial" w:hAnsi="Arial" w:cs="Arial"/>
          <w:bCs/>
          <w:color w:val="000000"/>
          <w:sz w:val="24"/>
          <w:szCs w:val="24"/>
        </w:rPr>
        <w:t>evitad</w:t>
      </w:r>
      <w:r w:rsidR="00032012">
        <w:rPr>
          <w:rFonts w:ascii="Arial" w:eastAsia="Arial" w:hAnsi="Arial" w:cs="Arial"/>
          <w:bCs/>
          <w:color w:val="000000"/>
          <w:sz w:val="24"/>
          <w:szCs w:val="24"/>
        </w:rPr>
        <w:t>a</w:t>
      </w:r>
      <w:r w:rsidR="00032012" w:rsidRPr="00645447">
        <w:rPr>
          <w:rFonts w:ascii="Arial" w:eastAsia="Arial" w:hAnsi="Arial" w:cs="Arial"/>
          <w:bCs/>
          <w:color w:val="000000"/>
          <w:sz w:val="24"/>
          <w:szCs w:val="24"/>
        </w:rPr>
        <w:t xml:space="preserve">s </w:t>
      </w:r>
      <w:r w:rsidRPr="00645447">
        <w:rPr>
          <w:rFonts w:ascii="Arial" w:eastAsia="Arial" w:hAnsi="Arial" w:cs="Arial"/>
          <w:bCs/>
          <w:color w:val="000000"/>
          <w:sz w:val="24"/>
          <w:szCs w:val="24"/>
        </w:rPr>
        <w:t>sob pena de tornar inválido todo um processo de apuração da autoria e materialidade de um crime.</w:t>
      </w:r>
    </w:p>
    <w:p w14:paraId="1C1DE401" w14:textId="533836F3" w:rsidR="00B2611A" w:rsidRDefault="00B2611A" w:rsidP="00B2611A">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A</w:t>
      </w:r>
      <w:r w:rsidR="00454EF0">
        <w:rPr>
          <w:rFonts w:ascii="Arial" w:eastAsia="Arial" w:hAnsi="Arial" w:cs="Arial"/>
          <w:color w:val="000000"/>
          <w:sz w:val="24"/>
          <w:szCs w:val="24"/>
        </w:rPr>
        <w:t xml:space="preserve">valiar </w:t>
      </w:r>
      <w:r w:rsidRPr="0068691B">
        <w:rPr>
          <w:rFonts w:ascii="Arial" w:eastAsia="Arial" w:hAnsi="Arial" w:cs="Arial"/>
          <w:color w:val="000000"/>
          <w:sz w:val="24"/>
          <w:szCs w:val="24"/>
        </w:rPr>
        <w:t>o risco durante o planejamento da investigação de estupro busca</w:t>
      </w:r>
      <w:r w:rsidR="009142AF">
        <w:rPr>
          <w:rFonts w:ascii="Arial" w:eastAsia="Arial" w:hAnsi="Arial" w:cs="Arial"/>
          <w:color w:val="000000"/>
          <w:sz w:val="24"/>
          <w:szCs w:val="24"/>
        </w:rPr>
        <w:t xml:space="preserve"> </w:t>
      </w:r>
      <w:r w:rsidRPr="0068691B">
        <w:rPr>
          <w:rFonts w:ascii="Arial" w:eastAsia="Arial" w:hAnsi="Arial" w:cs="Arial"/>
          <w:color w:val="000000"/>
          <w:sz w:val="24"/>
          <w:szCs w:val="24"/>
        </w:rPr>
        <w:t xml:space="preserve">identificar situações relevantes que poderão acontecer durante </w:t>
      </w:r>
      <w:r>
        <w:rPr>
          <w:rFonts w:ascii="Arial" w:eastAsia="Arial" w:hAnsi="Arial" w:cs="Arial"/>
          <w:color w:val="000000"/>
          <w:sz w:val="24"/>
          <w:szCs w:val="24"/>
        </w:rPr>
        <w:t xml:space="preserve">o processo e </w:t>
      </w:r>
      <w:r w:rsidRPr="0068691B">
        <w:rPr>
          <w:rFonts w:ascii="Arial" w:eastAsia="Arial" w:hAnsi="Arial" w:cs="Arial"/>
          <w:color w:val="000000"/>
          <w:sz w:val="24"/>
          <w:szCs w:val="24"/>
        </w:rPr>
        <w:t>prejudicar o resultado esperado.</w:t>
      </w:r>
    </w:p>
    <w:p w14:paraId="51C831B6" w14:textId="05D768E7" w:rsidR="00CA24B9" w:rsidRDefault="001301C1" w:rsidP="0068691B">
      <w:pPr>
        <w:spacing w:beforeLines="24" w:before="57" w:afterLines="24" w:after="57" w:line="360" w:lineRule="auto"/>
        <w:jc w:val="both"/>
        <w:rPr>
          <w:rFonts w:ascii="Arial" w:eastAsia="Arial" w:hAnsi="Arial" w:cs="Arial"/>
          <w:color w:val="000000"/>
          <w:sz w:val="24"/>
          <w:szCs w:val="24"/>
        </w:rPr>
      </w:pPr>
      <w:bookmarkStart w:id="52" w:name="_Hlk504545555"/>
      <w:r w:rsidRPr="0068691B">
        <w:rPr>
          <w:rFonts w:ascii="Arial" w:eastAsia="Arial" w:hAnsi="Arial" w:cs="Arial"/>
          <w:color w:val="000000"/>
          <w:sz w:val="24"/>
          <w:szCs w:val="24"/>
        </w:rPr>
        <w:t>Na investigação criminal são considerados três tipos de riscos operacionais</w:t>
      </w:r>
      <w:r w:rsidR="00CA24B9">
        <w:rPr>
          <w:rFonts w:ascii="Arial" w:eastAsia="Arial" w:hAnsi="Arial" w:cs="Arial"/>
          <w:color w:val="000000"/>
          <w:sz w:val="24"/>
          <w:szCs w:val="24"/>
        </w:rPr>
        <w:t>: risco humano, risco do processo e risco tecnológico. Vamos compreend</w:t>
      </w:r>
      <w:r w:rsidR="009142AF">
        <w:rPr>
          <w:rFonts w:ascii="Arial" w:eastAsia="Arial" w:hAnsi="Arial" w:cs="Arial"/>
          <w:color w:val="000000"/>
          <w:sz w:val="24"/>
          <w:szCs w:val="24"/>
        </w:rPr>
        <w:t>er</w:t>
      </w:r>
      <w:r w:rsidR="00CA24B9">
        <w:rPr>
          <w:rFonts w:ascii="Arial" w:eastAsia="Arial" w:hAnsi="Arial" w:cs="Arial"/>
          <w:color w:val="000000"/>
          <w:sz w:val="24"/>
          <w:szCs w:val="24"/>
        </w:rPr>
        <w:t xml:space="preserve"> </w:t>
      </w:r>
      <w:r w:rsidR="00454EF0">
        <w:rPr>
          <w:rFonts w:ascii="Arial" w:eastAsia="Arial" w:hAnsi="Arial" w:cs="Arial"/>
          <w:color w:val="000000"/>
          <w:sz w:val="24"/>
          <w:szCs w:val="24"/>
        </w:rPr>
        <w:t xml:space="preserve">cada um </w:t>
      </w:r>
      <w:r w:rsidR="009142AF">
        <w:rPr>
          <w:rFonts w:ascii="Arial" w:eastAsia="Arial" w:hAnsi="Arial" w:cs="Arial"/>
          <w:color w:val="000000"/>
          <w:sz w:val="24"/>
          <w:szCs w:val="24"/>
        </w:rPr>
        <w:t xml:space="preserve">desses riscos </w:t>
      </w:r>
      <w:r w:rsidR="00CA24B9">
        <w:rPr>
          <w:rFonts w:ascii="Arial" w:eastAsia="Arial" w:hAnsi="Arial" w:cs="Arial"/>
          <w:color w:val="000000"/>
          <w:sz w:val="24"/>
          <w:szCs w:val="24"/>
        </w:rPr>
        <w:t>em sua</w:t>
      </w:r>
      <w:r w:rsidR="00454EF0">
        <w:rPr>
          <w:rFonts w:ascii="Arial" w:eastAsia="Arial" w:hAnsi="Arial" w:cs="Arial"/>
          <w:color w:val="000000"/>
          <w:sz w:val="24"/>
          <w:szCs w:val="24"/>
        </w:rPr>
        <w:t>s</w:t>
      </w:r>
      <w:r w:rsidR="00CA24B9">
        <w:rPr>
          <w:rFonts w:ascii="Arial" w:eastAsia="Arial" w:hAnsi="Arial" w:cs="Arial"/>
          <w:color w:val="000000"/>
          <w:sz w:val="24"/>
          <w:szCs w:val="24"/>
        </w:rPr>
        <w:t xml:space="preserve"> particularidade</w:t>
      </w:r>
      <w:r w:rsidR="00454EF0">
        <w:rPr>
          <w:rFonts w:ascii="Arial" w:eastAsia="Arial" w:hAnsi="Arial" w:cs="Arial"/>
          <w:color w:val="000000"/>
          <w:sz w:val="24"/>
          <w:szCs w:val="24"/>
        </w:rPr>
        <w:t>s a seguir</w:t>
      </w:r>
      <w:r w:rsidR="00CA24B9">
        <w:rPr>
          <w:rFonts w:ascii="Arial" w:eastAsia="Arial" w:hAnsi="Arial" w:cs="Arial"/>
          <w:color w:val="000000"/>
          <w:sz w:val="24"/>
          <w:szCs w:val="24"/>
        </w:rPr>
        <w:t xml:space="preserve">. </w:t>
      </w:r>
    </w:p>
    <w:bookmarkEnd w:id="52"/>
    <w:p w14:paraId="796258DB" w14:textId="5FF0CA22" w:rsidR="00CD7BA5" w:rsidRDefault="00CD7BA5" w:rsidP="00E81C66">
      <w:pPr>
        <w:pStyle w:val="PargrafodaLista1"/>
        <w:spacing w:beforeLines="24" w:before="57" w:afterLines="24" w:after="57" w:line="360" w:lineRule="auto"/>
        <w:ind w:left="0"/>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&lt;H4&gt;</w:t>
      </w:r>
      <w:r w:rsidR="001301C1" w:rsidRPr="0068691B">
        <w:rPr>
          <w:rFonts w:ascii="Arial" w:eastAsia="Arial" w:hAnsi="Arial" w:cs="Arial"/>
          <w:b/>
          <w:color w:val="000000"/>
          <w:sz w:val="24"/>
          <w:szCs w:val="24"/>
        </w:rPr>
        <w:t>Risco humano</w:t>
      </w:r>
      <w:r>
        <w:rPr>
          <w:rFonts w:ascii="Arial" w:eastAsia="Arial" w:hAnsi="Arial" w:cs="Arial"/>
          <w:b/>
          <w:sz w:val="24"/>
          <w:szCs w:val="24"/>
          <w:shd w:val="clear" w:color="auto" w:fill="4A86E8"/>
        </w:rPr>
        <w:t>&lt;H4/&gt;</w:t>
      </w:r>
    </w:p>
    <w:p w14:paraId="7DC06904" w14:textId="77777777" w:rsidR="00454EF0" w:rsidRPr="00E81C66" w:rsidRDefault="00454EF0" w:rsidP="00E81C66">
      <w:pPr>
        <w:pStyle w:val="PargrafodaLista1"/>
        <w:spacing w:beforeLines="24" w:before="57" w:afterLines="24" w:after="57" w:line="360" w:lineRule="auto"/>
        <w:ind w:left="0"/>
        <w:jc w:val="both"/>
        <w:rPr>
          <w:rFonts w:ascii="Arial" w:hAnsi="Arial" w:cs="Arial"/>
          <w:sz w:val="24"/>
          <w:szCs w:val="24"/>
        </w:rPr>
      </w:pPr>
    </w:p>
    <w:p w14:paraId="66C4920B" w14:textId="15804CB4" w:rsidR="00CD7BA5" w:rsidRDefault="00CD7BA5" w:rsidP="00E81C66">
      <w:pPr>
        <w:pStyle w:val="PargrafodaLista1"/>
        <w:spacing w:beforeLines="24" w:before="57" w:afterLines="24" w:after="57" w:line="360" w:lineRule="auto"/>
        <w:ind w:left="0"/>
        <w:jc w:val="both"/>
        <w:rPr>
          <w:rFonts w:ascii="Arial" w:eastAsia="Arial" w:hAnsi="Arial" w:cs="Arial"/>
          <w:color w:val="000000"/>
          <w:sz w:val="24"/>
          <w:szCs w:val="24"/>
        </w:rPr>
      </w:pPr>
      <w:r>
        <w:rPr>
          <w:rFonts w:ascii="Arial" w:eastAsia="Arial" w:hAnsi="Arial" w:cs="Arial"/>
          <w:color w:val="000000"/>
          <w:sz w:val="24"/>
          <w:szCs w:val="24"/>
        </w:rPr>
        <w:t>N</w:t>
      </w:r>
      <w:r w:rsidR="001301C1" w:rsidRPr="0068691B">
        <w:rPr>
          <w:rFonts w:ascii="Arial" w:eastAsia="Arial" w:hAnsi="Arial" w:cs="Arial"/>
          <w:color w:val="000000"/>
          <w:sz w:val="24"/>
          <w:szCs w:val="24"/>
        </w:rPr>
        <w:t>es</w:t>
      </w:r>
      <w:r>
        <w:rPr>
          <w:rFonts w:ascii="Arial" w:eastAsia="Arial" w:hAnsi="Arial" w:cs="Arial"/>
          <w:color w:val="000000"/>
          <w:sz w:val="24"/>
          <w:szCs w:val="24"/>
        </w:rPr>
        <w:t>t</w:t>
      </w:r>
      <w:r w:rsidR="001301C1" w:rsidRPr="0068691B">
        <w:rPr>
          <w:rFonts w:ascii="Arial" w:eastAsia="Arial" w:hAnsi="Arial" w:cs="Arial"/>
          <w:color w:val="000000"/>
          <w:sz w:val="24"/>
          <w:szCs w:val="24"/>
        </w:rPr>
        <w:t xml:space="preserve">e tipo de risco estão </w:t>
      </w:r>
      <w:r>
        <w:rPr>
          <w:rFonts w:ascii="Arial" w:eastAsia="Arial" w:hAnsi="Arial" w:cs="Arial"/>
          <w:color w:val="000000"/>
          <w:sz w:val="24"/>
          <w:szCs w:val="24"/>
        </w:rPr>
        <w:t>relacionado</w:t>
      </w:r>
      <w:r w:rsidR="00032012">
        <w:rPr>
          <w:rFonts w:ascii="Arial" w:eastAsia="Arial" w:hAnsi="Arial" w:cs="Arial"/>
          <w:color w:val="000000"/>
          <w:sz w:val="24"/>
          <w:szCs w:val="24"/>
        </w:rPr>
        <w:t>s</w:t>
      </w:r>
      <w:r>
        <w:rPr>
          <w:rFonts w:ascii="Arial" w:eastAsia="Arial" w:hAnsi="Arial" w:cs="Arial"/>
          <w:color w:val="000000"/>
          <w:sz w:val="24"/>
          <w:szCs w:val="24"/>
        </w:rPr>
        <w:t xml:space="preserve"> três aspectos que o caracterizam</w:t>
      </w:r>
      <w:r w:rsidR="00F90517">
        <w:rPr>
          <w:rFonts w:ascii="Arial" w:eastAsia="Arial" w:hAnsi="Arial" w:cs="Arial"/>
          <w:color w:val="000000"/>
          <w:sz w:val="24"/>
          <w:szCs w:val="24"/>
        </w:rPr>
        <w:t>, como vemos na figura</w:t>
      </w:r>
      <w:r>
        <w:rPr>
          <w:rFonts w:ascii="Arial" w:eastAsia="Arial" w:hAnsi="Arial" w:cs="Arial"/>
          <w:color w:val="000000"/>
          <w:sz w:val="24"/>
          <w:szCs w:val="24"/>
        </w:rPr>
        <w:t xml:space="preserve"> a seguir.</w:t>
      </w:r>
    </w:p>
    <w:p w14:paraId="516B5669" w14:textId="77777777" w:rsidR="000B5FE8" w:rsidRDefault="000B5FE8" w:rsidP="00E81C66">
      <w:pPr>
        <w:pStyle w:val="PargrafodaLista1"/>
        <w:spacing w:beforeLines="24" w:before="57" w:afterLines="24" w:after="57" w:line="360" w:lineRule="auto"/>
        <w:ind w:left="0"/>
        <w:jc w:val="both"/>
        <w:rPr>
          <w:rFonts w:ascii="Arial" w:eastAsia="Arial" w:hAnsi="Arial" w:cs="Arial"/>
          <w:color w:val="000000"/>
          <w:sz w:val="24"/>
          <w:szCs w:val="24"/>
        </w:rPr>
      </w:pPr>
    </w:p>
    <w:p w14:paraId="04123FA1" w14:textId="7170506D" w:rsidR="000B5FE8" w:rsidRDefault="000B5FE8" w:rsidP="00E81C66">
      <w:pPr>
        <w:pStyle w:val="PargrafodaLista1"/>
        <w:spacing w:beforeLines="24" w:before="57" w:afterLines="24" w:after="57" w:line="360" w:lineRule="auto"/>
        <w:ind w:left="0"/>
        <w:jc w:val="both"/>
        <w:rPr>
          <w:rFonts w:ascii="Arial" w:eastAsia="Arial" w:hAnsi="Arial" w:cs="Arial"/>
          <w:color w:val="000000"/>
          <w:sz w:val="24"/>
          <w:szCs w:val="24"/>
        </w:rPr>
      </w:pPr>
      <w:r>
        <w:rPr>
          <w:noProof/>
        </w:rPr>
        <w:drawing>
          <wp:inline distT="0" distB="0" distL="0" distR="0" wp14:anchorId="7C4FCBC8" wp14:editId="501504F0">
            <wp:extent cx="5671185" cy="3459423"/>
            <wp:effectExtent l="0" t="0" r="5715" b="8255"/>
            <wp:docPr id="11" name="Imagem 11" descr="Ilustração 3D de arquivos investigadores privados com as palavras investigação e fra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ção 3D de arquivos investigadores privados com as palavras investigação e frau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1185" cy="3459423"/>
                    </a:xfrm>
                    <a:prstGeom prst="rect">
                      <a:avLst/>
                    </a:prstGeom>
                    <a:noFill/>
                    <a:ln>
                      <a:noFill/>
                    </a:ln>
                  </pic:spPr>
                </pic:pic>
              </a:graphicData>
            </a:graphic>
          </wp:inline>
        </w:drawing>
      </w:r>
    </w:p>
    <w:p w14:paraId="701D4365" w14:textId="2326D025" w:rsidR="009D0201" w:rsidRDefault="009D0201" w:rsidP="000B5FE8">
      <w:pPr>
        <w:pStyle w:val="PargrafodaLista1"/>
        <w:spacing w:beforeLines="24" w:before="57" w:afterLines="24" w:after="57" w:line="360" w:lineRule="auto"/>
        <w:ind w:left="0"/>
        <w:jc w:val="center"/>
        <w:rPr>
          <w:rFonts w:ascii="Arial" w:eastAsia="Times New Roman" w:hAnsi="Arial" w:cs="Arial"/>
          <w:color w:val="FF0000"/>
        </w:rPr>
      </w:pPr>
      <w:r>
        <w:rPr>
          <w:rStyle w:val="Refdecomentrio"/>
        </w:rPr>
        <w:commentReference w:id="53"/>
      </w:r>
      <w:r w:rsidRPr="00904212">
        <w:rPr>
          <w:rFonts w:ascii="Arial" w:eastAsia="Times New Roman" w:hAnsi="Arial" w:cs="Arial"/>
          <w:b/>
          <w:color w:val="FF0000"/>
        </w:rPr>
        <w:t xml:space="preserve">Figura </w:t>
      </w:r>
      <w:r w:rsidR="00D12335">
        <w:rPr>
          <w:rFonts w:ascii="Arial" w:eastAsia="Times New Roman" w:hAnsi="Arial" w:cs="Arial"/>
          <w:b/>
          <w:color w:val="FF0000"/>
        </w:rPr>
        <w:t>16</w:t>
      </w:r>
      <w:r w:rsidRPr="00904212">
        <w:rPr>
          <w:rFonts w:ascii="Arial" w:eastAsia="Times New Roman" w:hAnsi="Arial" w:cs="Arial"/>
          <w:b/>
          <w:color w:val="FF0000"/>
        </w:rPr>
        <w:t>:</w:t>
      </w:r>
      <w:r>
        <w:rPr>
          <w:rFonts w:ascii="Arial" w:eastAsia="Times New Roman" w:hAnsi="Arial" w:cs="Arial"/>
          <w:b/>
          <w:color w:val="FF0000"/>
        </w:rPr>
        <w:t xml:space="preserve"> </w:t>
      </w:r>
      <w:r w:rsidRPr="00E81C66">
        <w:rPr>
          <w:rFonts w:ascii="Arial" w:eastAsia="Times New Roman" w:hAnsi="Arial" w:cs="Arial"/>
          <w:color w:val="FF0000"/>
        </w:rPr>
        <w:t>Especificação do risco operacional humano</w:t>
      </w:r>
      <w:r w:rsidRPr="009D0201">
        <w:rPr>
          <w:rFonts w:ascii="Arial" w:eastAsia="Times New Roman" w:hAnsi="Arial" w:cs="Arial"/>
          <w:color w:val="FF0000"/>
        </w:rPr>
        <w:t>.</w:t>
      </w:r>
      <w:r w:rsidRPr="00904212">
        <w:rPr>
          <w:rFonts w:ascii="Arial" w:eastAsia="Times New Roman" w:hAnsi="Arial" w:cs="Arial"/>
          <w:b/>
          <w:color w:val="FF0000"/>
        </w:rPr>
        <w:t xml:space="preserve"> Fonte:</w:t>
      </w:r>
      <w:r w:rsidRPr="00904212">
        <w:rPr>
          <w:rFonts w:ascii="Arial" w:eastAsia="Times New Roman" w:hAnsi="Arial" w:cs="Arial"/>
          <w:color w:val="FF0000"/>
        </w:rPr>
        <w:t xml:space="preserve"> labSEAD-UFSC (2019).</w:t>
      </w:r>
    </w:p>
    <w:p w14:paraId="47708F1D" w14:textId="77777777" w:rsidR="000327A2" w:rsidRPr="0068691B" w:rsidRDefault="000327A2" w:rsidP="00E81C66">
      <w:pPr>
        <w:pStyle w:val="PargrafodaLista1"/>
        <w:spacing w:beforeLines="24" w:before="57" w:afterLines="24" w:after="57" w:line="360" w:lineRule="auto"/>
        <w:ind w:left="0"/>
        <w:jc w:val="both"/>
        <w:rPr>
          <w:rFonts w:ascii="Arial" w:hAnsi="Arial" w:cs="Arial"/>
          <w:sz w:val="24"/>
          <w:szCs w:val="24"/>
        </w:rPr>
      </w:pPr>
    </w:p>
    <w:p w14:paraId="442F1FAE" w14:textId="4146A347" w:rsidR="000327A2" w:rsidRPr="0068691B" w:rsidRDefault="00A465CD" w:rsidP="0068691B">
      <w:pPr>
        <w:pStyle w:val="PargrafodaLista1"/>
        <w:spacing w:beforeLines="24" w:before="57" w:afterLines="24" w:after="57" w:line="360" w:lineRule="auto"/>
        <w:ind w:left="0"/>
        <w:jc w:val="both"/>
        <w:rPr>
          <w:rFonts w:ascii="Arial" w:eastAsia="Arial" w:hAnsi="Arial" w:cs="Arial"/>
          <w:color w:val="000000"/>
          <w:sz w:val="24"/>
          <w:szCs w:val="24"/>
        </w:rPr>
      </w:pPr>
      <w:r>
        <w:rPr>
          <w:rFonts w:ascii="Arial" w:eastAsia="Arial" w:hAnsi="Arial" w:cs="Arial"/>
          <w:color w:val="000000"/>
          <w:sz w:val="24"/>
          <w:szCs w:val="24"/>
        </w:rPr>
        <w:t>Diante des</w:t>
      </w:r>
      <w:r w:rsidR="009142AF">
        <w:rPr>
          <w:rFonts w:ascii="Arial" w:eastAsia="Arial" w:hAnsi="Arial" w:cs="Arial"/>
          <w:color w:val="000000"/>
          <w:sz w:val="24"/>
          <w:szCs w:val="24"/>
        </w:rPr>
        <w:t>s</w:t>
      </w:r>
      <w:r>
        <w:rPr>
          <w:rFonts w:ascii="Arial" w:eastAsia="Arial" w:hAnsi="Arial" w:cs="Arial"/>
          <w:color w:val="000000"/>
          <w:sz w:val="24"/>
          <w:szCs w:val="24"/>
        </w:rPr>
        <w:t>es</w:t>
      </w:r>
      <w:r w:rsidR="001301C1" w:rsidRPr="0068691B">
        <w:rPr>
          <w:rFonts w:ascii="Arial" w:eastAsia="Arial" w:hAnsi="Arial" w:cs="Arial"/>
          <w:color w:val="000000"/>
          <w:sz w:val="24"/>
          <w:szCs w:val="24"/>
        </w:rPr>
        <w:t xml:space="preserve"> aspecto</w:t>
      </w:r>
      <w:r w:rsidR="009D0201">
        <w:rPr>
          <w:rFonts w:ascii="Arial" w:eastAsia="Arial" w:hAnsi="Arial" w:cs="Arial"/>
          <w:color w:val="000000"/>
          <w:sz w:val="24"/>
          <w:szCs w:val="24"/>
        </w:rPr>
        <w:t>s</w:t>
      </w:r>
      <w:r>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o que merece maior cuidado é a fraude das evidências. Esse risco está relacionado </w:t>
      </w:r>
      <w:r w:rsidR="00646ED9">
        <w:rPr>
          <w:rFonts w:ascii="Arial" w:eastAsia="Arial" w:hAnsi="Arial" w:cs="Arial"/>
          <w:color w:val="000000"/>
          <w:sz w:val="24"/>
          <w:szCs w:val="24"/>
        </w:rPr>
        <w:t>a</w:t>
      </w:r>
      <w:r w:rsidR="00646ED9" w:rsidRPr="0068691B">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um conjunto de irregularidades envolvendo ações intencionais que vão desde forjar ou adulterar vestígios na cena do crime até constranger testemunhas no curso do processo. </w:t>
      </w:r>
    </w:p>
    <w:p w14:paraId="3329558F" w14:textId="5586C0F4" w:rsidR="000327A2" w:rsidRPr="0068691B" w:rsidRDefault="001301C1" w:rsidP="0068691B">
      <w:pPr>
        <w:pStyle w:val="PargrafodaLista1"/>
        <w:spacing w:beforeLines="24" w:before="57" w:afterLines="24" w:after="57" w:line="360" w:lineRule="auto"/>
        <w:ind w:left="0"/>
        <w:jc w:val="both"/>
        <w:rPr>
          <w:rFonts w:ascii="Arial" w:hAnsi="Arial" w:cs="Arial"/>
          <w:sz w:val="24"/>
          <w:szCs w:val="24"/>
        </w:rPr>
      </w:pPr>
      <w:r w:rsidRPr="0068691B">
        <w:rPr>
          <w:rFonts w:ascii="Arial" w:eastAsia="Arial" w:hAnsi="Arial" w:cs="Arial"/>
          <w:color w:val="000000"/>
          <w:sz w:val="24"/>
          <w:szCs w:val="24"/>
        </w:rPr>
        <w:t xml:space="preserve">Essa fraude pode ser praticada por pessoas externas à organização policial </w:t>
      </w:r>
      <w:r w:rsidR="00A465CD">
        <w:rPr>
          <w:rFonts w:ascii="Arial" w:eastAsia="Arial" w:hAnsi="Arial" w:cs="Arial"/>
          <w:color w:val="000000"/>
          <w:sz w:val="24"/>
          <w:szCs w:val="24"/>
        </w:rPr>
        <w:t>(</w:t>
      </w:r>
      <w:r w:rsidRPr="0068691B">
        <w:rPr>
          <w:rFonts w:ascii="Arial" w:eastAsia="Arial" w:hAnsi="Arial" w:cs="Arial"/>
          <w:color w:val="000000"/>
          <w:sz w:val="24"/>
          <w:szCs w:val="24"/>
        </w:rPr>
        <w:t>infrator</w:t>
      </w:r>
      <w:r w:rsidR="00A465CD">
        <w:rPr>
          <w:rFonts w:ascii="Arial" w:eastAsia="Arial" w:hAnsi="Arial" w:cs="Arial"/>
          <w:color w:val="000000"/>
          <w:sz w:val="24"/>
          <w:szCs w:val="24"/>
        </w:rPr>
        <w:t>)</w:t>
      </w:r>
      <w:r w:rsidRPr="0068691B">
        <w:rPr>
          <w:rFonts w:ascii="Arial" w:eastAsia="Arial" w:hAnsi="Arial" w:cs="Arial"/>
          <w:color w:val="000000"/>
          <w:sz w:val="24"/>
          <w:szCs w:val="24"/>
        </w:rPr>
        <w:t xml:space="preserve"> ou internas </w:t>
      </w:r>
      <w:r w:rsidR="00A465CD">
        <w:rPr>
          <w:rFonts w:ascii="Arial" w:eastAsia="Arial" w:hAnsi="Arial" w:cs="Arial"/>
          <w:color w:val="000000"/>
          <w:sz w:val="24"/>
          <w:szCs w:val="24"/>
        </w:rPr>
        <w:t>(</w:t>
      </w:r>
      <w:r w:rsidRPr="0068691B">
        <w:rPr>
          <w:rFonts w:ascii="Arial" w:eastAsia="Arial" w:hAnsi="Arial" w:cs="Arial"/>
          <w:color w:val="000000"/>
          <w:sz w:val="24"/>
          <w:szCs w:val="24"/>
        </w:rPr>
        <w:t>policiais</w:t>
      </w:r>
      <w:r w:rsidR="00A465CD">
        <w:rPr>
          <w:rFonts w:ascii="Arial" w:eastAsia="Arial" w:hAnsi="Arial" w:cs="Arial"/>
          <w:color w:val="000000"/>
          <w:sz w:val="24"/>
          <w:szCs w:val="24"/>
        </w:rPr>
        <w:t>)</w:t>
      </w:r>
      <w:r w:rsidRPr="0068691B">
        <w:rPr>
          <w:rFonts w:ascii="Arial" w:eastAsia="Arial" w:hAnsi="Arial" w:cs="Arial"/>
          <w:color w:val="000000"/>
          <w:sz w:val="24"/>
          <w:szCs w:val="24"/>
        </w:rPr>
        <w:t>, com objetivo de beneficiar suspeitos, testemunhas ou a própria vítima.</w:t>
      </w:r>
    </w:p>
    <w:p w14:paraId="53C42710" w14:textId="77777777" w:rsidR="000327A2" w:rsidRPr="0068691B" w:rsidRDefault="000327A2" w:rsidP="0068691B">
      <w:pPr>
        <w:pStyle w:val="PargrafodaLista1"/>
        <w:spacing w:beforeLines="24" w:before="57" w:afterLines="24" w:after="57" w:line="360" w:lineRule="auto"/>
        <w:ind w:left="0"/>
        <w:jc w:val="both"/>
        <w:rPr>
          <w:rFonts w:ascii="Arial" w:eastAsia="Arial" w:hAnsi="Arial" w:cs="Arial"/>
          <w:color w:val="000000"/>
          <w:sz w:val="24"/>
          <w:szCs w:val="24"/>
        </w:rPr>
      </w:pPr>
    </w:p>
    <w:p w14:paraId="7280FC8F" w14:textId="77777777" w:rsidR="00A465CD" w:rsidRPr="00E81C66" w:rsidRDefault="00A465CD" w:rsidP="0068691B">
      <w:pPr>
        <w:pStyle w:val="PargrafodaLista1"/>
        <w:spacing w:beforeLines="24" w:before="57" w:afterLines="24" w:after="57" w:line="360" w:lineRule="auto"/>
        <w:ind w:left="0"/>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271B8208" w14:textId="5B6E078B" w:rsidR="000327A2" w:rsidRPr="00E81C66" w:rsidRDefault="00A465CD" w:rsidP="0068691B">
      <w:pPr>
        <w:pStyle w:val="PargrafodaLista1"/>
        <w:spacing w:beforeLines="24" w:before="57" w:afterLines="24" w:after="57" w:line="360" w:lineRule="auto"/>
        <w:ind w:left="0"/>
        <w:jc w:val="both"/>
        <w:rPr>
          <w:rFonts w:ascii="Arial" w:eastAsia="Arial" w:hAnsi="Arial" w:cs="Arial"/>
          <w:color w:val="FF0000"/>
          <w:sz w:val="24"/>
          <w:szCs w:val="24"/>
        </w:rPr>
      </w:pPr>
      <w:r w:rsidRPr="00E81C66">
        <w:rPr>
          <w:rFonts w:ascii="Arial" w:eastAsia="Arial" w:hAnsi="Arial" w:cs="Arial"/>
          <w:color w:val="FF0000"/>
          <w:sz w:val="24"/>
          <w:szCs w:val="24"/>
        </w:rPr>
        <w:t>N</w:t>
      </w:r>
      <w:r w:rsidR="001301C1" w:rsidRPr="00E81C66">
        <w:rPr>
          <w:rFonts w:ascii="Arial" w:eastAsia="Arial" w:hAnsi="Arial" w:cs="Arial"/>
          <w:color w:val="FF0000"/>
          <w:sz w:val="24"/>
          <w:szCs w:val="24"/>
        </w:rPr>
        <w:t>o crime de estupro, a própria vítima poderá ter interesse em que o fato não seja apurado.</w:t>
      </w:r>
      <w:r w:rsidR="00F90517">
        <w:rPr>
          <w:rFonts w:ascii="Arial" w:eastAsia="Arial" w:hAnsi="Arial" w:cs="Arial"/>
          <w:color w:val="FF0000"/>
          <w:sz w:val="24"/>
          <w:szCs w:val="24"/>
        </w:rPr>
        <w:t xml:space="preserve"> Como</w:t>
      </w:r>
      <w:r w:rsidR="009142AF">
        <w:rPr>
          <w:rFonts w:ascii="Arial" w:eastAsia="Arial" w:hAnsi="Arial" w:cs="Arial"/>
          <w:color w:val="FF0000"/>
          <w:sz w:val="24"/>
          <w:szCs w:val="24"/>
        </w:rPr>
        <w:t>,</w:t>
      </w:r>
      <w:r w:rsidR="00F90517">
        <w:rPr>
          <w:rFonts w:ascii="Arial" w:eastAsia="Arial" w:hAnsi="Arial" w:cs="Arial"/>
          <w:color w:val="FF0000"/>
          <w:sz w:val="24"/>
          <w:szCs w:val="24"/>
        </w:rPr>
        <w:t xml:space="preserve"> p</w:t>
      </w:r>
      <w:r w:rsidR="001301C1" w:rsidRPr="00E81C66">
        <w:rPr>
          <w:rFonts w:ascii="Arial" w:eastAsia="Arial" w:hAnsi="Arial" w:cs="Arial"/>
          <w:color w:val="FF0000"/>
          <w:sz w:val="24"/>
          <w:szCs w:val="24"/>
        </w:rPr>
        <w:t xml:space="preserve">or exemplo, quando a apuração da autoria </w:t>
      </w:r>
      <w:r w:rsidR="00F90517">
        <w:rPr>
          <w:rFonts w:ascii="Arial" w:eastAsia="Arial" w:hAnsi="Arial" w:cs="Arial"/>
          <w:color w:val="FF0000"/>
          <w:sz w:val="24"/>
          <w:szCs w:val="24"/>
        </w:rPr>
        <w:t xml:space="preserve">pode vir a </w:t>
      </w:r>
      <w:r w:rsidR="001301C1" w:rsidRPr="00E81C66">
        <w:rPr>
          <w:rFonts w:ascii="Arial" w:eastAsia="Arial" w:hAnsi="Arial" w:cs="Arial"/>
          <w:color w:val="FF0000"/>
          <w:sz w:val="24"/>
          <w:szCs w:val="24"/>
        </w:rPr>
        <w:t>colocá-la em perigo.</w:t>
      </w:r>
    </w:p>
    <w:p w14:paraId="38F273A3" w14:textId="484B195E" w:rsidR="00A465CD" w:rsidRPr="00E81C66" w:rsidRDefault="00A465CD" w:rsidP="0068691B">
      <w:pPr>
        <w:pStyle w:val="PargrafodaLista1"/>
        <w:spacing w:beforeLines="24" w:before="57" w:afterLines="24" w:after="57" w:line="360" w:lineRule="auto"/>
        <w:ind w:left="0"/>
        <w:jc w:val="both"/>
        <w:rPr>
          <w:rFonts w:ascii="Arial" w:hAnsi="Arial" w:cs="Arial"/>
          <w:b/>
          <w:color w:val="FF0000"/>
          <w:sz w:val="24"/>
          <w:szCs w:val="24"/>
        </w:rPr>
      </w:pPr>
      <w:r w:rsidRPr="00E81C66">
        <w:rPr>
          <w:rFonts w:ascii="Arial" w:eastAsia="Arial" w:hAnsi="Arial" w:cs="Arial"/>
          <w:b/>
          <w:color w:val="FF0000"/>
          <w:sz w:val="24"/>
          <w:szCs w:val="24"/>
        </w:rPr>
        <w:t>&lt;Fechar Destaque&gt;</w:t>
      </w:r>
    </w:p>
    <w:p w14:paraId="655831FD" w14:textId="77777777" w:rsidR="000327A2" w:rsidRPr="0068691B" w:rsidRDefault="000327A2" w:rsidP="0068691B">
      <w:pPr>
        <w:pStyle w:val="PargrafodaLista1"/>
        <w:spacing w:beforeLines="24" w:before="57" w:afterLines="24" w:after="57" w:line="360" w:lineRule="auto"/>
        <w:ind w:left="0"/>
        <w:jc w:val="both"/>
        <w:rPr>
          <w:rFonts w:ascii="Arial" w:eastAsia="Arial" w:hAnsi="Arial" w:cs="Arial"/>
          <w:color w:val="000000"/>
          <w:sz w:val="24"/>
          <w:szCs w:val="24"/>
        </w:rPr>
      </w:pPr>
    </w:p>
    <w:p w14:paraId="24D898C1" w14:textId="77777777" w:rsidR="00FA0B0C" w:rsidRDefault="001301C1" w:rsidP="0068691B">
      <w:pPr>
        <w:pStyle w:val="PargrafodaLista1"/>
        <w:spacing w:beforeLines="24" w:before="57" w:afterLines="24" w:after="57" w:line="360" w:lineRule="auto"/>
        <w:ind w:left="0"/>
        <w:jc w:val="both"/>
        <w:rPr>
          <w:rFonts w:ascii="Arial" w:eastAsia="Arial" w:hAnsi="Arial" w:cs="Arial"/>
          <w:color w:val="000000"/>
          <w:sz w:val="24"/>
          <w:szCs w:val="24"/>
        </w:rPr>
      </w:pPr>
      <w:r w:rsidRPr="0068691B">
        <w:rPr>
          <w:rFonts w:ascii="Arial" w:eastAsia="Arial" w:hAnsi="Arial" w:cs="Arial"/>
          <w:color w:val="000000"/>
          <w:sz w:val="24"/>
          <w:szCs w:val="24"/>
        </w:rPr>
        <w:lastRenderedPageBreak/>
        <w:t xml:space="preserve">A forma mais imediata e eficaz de </w:t>
      </w:r>
      <w:r w:rsidR="00A465CD">
        <w:rPr>
          <w:rFonts w:ascii="Arial" w:eastAsia="Arial" w:hAnsi="Arial" w:cs="Arial"/>
          <w:color w:val="000000"/>
          <w:sz w:val="24"/>
          <w:szCs w:val="24"/>
        </w:rPr>
        <w:t>amenizar</w:t>
      </w:r>
      <w:r w:rsidRPr="0068691B">
        <w:rPr>
          <w:rFonts w:ascii="Arial" w:eastAsia="Arial" w:hAnsi="Arial" w:cs="Arial"/>
          <w:color w:val="000000"/>
          <w:sz w:val="24"/>
          <w:szCs w:val="24"/>
        </w:rPr>
        <w:t xml:space="preserve"> o risco de fraude das evidências é aplicar o </w:t>
      </w:r>
      <w:r w:rsidRPr="000B5FE8">
        <w:rPr>
          <w:rFonts w:ascii="Arial" w:eastAsia="Arial" w:hAnsi="Arial" w:cs="Arial"/>
          <w:b/>
          <w:color w:val="538135" w:themeColor="accent6" w:themeShade="BF"/>
          <w:sz w:val="24"/>
          <w:szCs w:val="24"/>
        </w:rPr>
        <w:t>princípio do imediatismo</w:t>
      </w:r>
      <w:r w:rsidRPr="000B5FE8">
        <w:rPr>
          <w:rFonts w:ascii="Arial" w:eastAsia="Arial" w:hAnsi="Arial" w:cs="Arial"/>
          <w:color w:val="538135" w:themeColor="accent6" w:themeShade="BF"/>
          <w:sz w:val="24"/>
          <w:szCs w:val="24"/>
        </w:rPr>
        <w:t xml:space="preserve"> </w:t>
      </w:r>
      <w:r w:rsidRPr="0068691B">
        <w:rPr>
          <w:rFonts w:ascii="Arial" w:eastAsia="Arial" w:hAnsi="Arial" w:cs="Arial"/>
          <w:color w:val="000000"/>
          <w:sz w:val="24"/>
          <w:szCs w:val="24"/>
        </w:rPr>
        <w:t>na proteção e coleta das provas</w:t>
      </w:r>
      <w:r w:rsidR="00A465CD">
        <w:rPr>
          <w:rFonts w:ascii="Arial" w:eastAsia="Arial" w:hAnsi="Arial" w:cs="Arial"/>
          <w:color w:val="000000"/>
          <w:sz w:val="24"/>
          <w:szCs w:val="24"/>
        </w:rPr>
        <w:t>, fazendo</w:t>
      </w:r>
      <w:r w:rsidRPr="0068691B">
        <w:rPr>
          <w:rFonts w:ascii="Arial" w:eastAsia="Arial" w:hAnsi="Arial" w:cs="Arial"/>
          <w:color w:val="000000"/>
          <w:sz w:val="24"/>
          <w:szCs w:val="24"/>
        </w:rPr>
        <w:t xml:space="preserve"> uma boa custódia dos vestígios. </w:t>
      </w:r>
    </w:p>
    <w:p w14:paraId="690620C7" w14:textId="77777777" w:rsidR="00FA0B0C" w:rsidRDefault="00FA0B0C" w:rsidP="0068691B">
      <w:pPr>
        <w:pStyle w:val="PargrafodaLista1"/>
        <w:spacing w:beforeLines="24" w:before="57" w:afterLines="24" w:after="57" w:line="360" w:lineRule="auto"/>
        <w:ind w:left="0"/>
        <w:jc w:val="both"/>
        <w:rPr>
          <w:rFonts w:ascii="Arial" w:eastAsia="Arial" w:hAnsi="Arial" w:cs="Arial"/>
          <w:color w:val="000000"/>
          <w:sz w:val="24"/>
          <w:szCs w:val="24"/>
        </w:rPr>
      </w:pPr>
    </w:p>
    <w:p w14:paraId="2B246B9A" w14:textId="4A96DD6D" w:rsidR="00FA0B0C" w:rsidRPr="000B5FE8" w:rsidRDefault="00FA0B0C" w:rsidP="0068691B">
      <w:pPr>
        <w:pStyle w:val="PargrafodaLista1"/>
        <w:spacing w:beforeLines="24" w:before="57" w:afterLines="24" w:after="57" w:line="360" w:lineRule="auto"/>
        <w:ind w:left="0"/>
        <w:jc w:val="both"/>
        <w:rPr>
          <w:rFonts w:ascii="Arial" w:eastAsia="Arial" w:hAnsi="Arial" w:cs="Arial"/>
          <w:b/>
          <w:color w:val="538135" w:themeColor="accent6" w:themeShade="BF"/>
          <w:sz w:val="24"/>
          <w:szCs w:val="24"/>
        </w:rPr>
      </w:pPr>
      <w:r w:rsidRPr="000B5FE8">
        <w:rPr>
          <w:rFonts w:ascii="Arial" w:eastAsia="Arial" w:hAnsi="Arial" w:cs="Arial"/>
          <w:b/>
          <w:color w:val="538135" w:themeColor="accent6" w:themeShade="BF"/>
          <w:sz w:val="24"/>
          <w:szCs w:val="24"/>
        </w:rPr>
        <w:t>&lt;Abrir Glossário&gt;</w:t>
      </w:r>
    </w:p>
    <w:p w14:paraId="73EF586F" w14:textId="27244A32" w:rsidR="00FA0B0C" w:rsidRPr="000B5FE8" w:rsidRDefault="00FA0B0C" w:rsidP="0068691B">
      <w:pPr>
        <w:pStyle w:val="PargrafodaLista1"/>
        <w:spacing w:beforeLines="24" w:before="57" w:afterLines="24" w:after="57" w:line="360" w:lineRule="auto"/>
        <w:ind w:left="0"/>
        <w:jc w:val="both"/>
        <w:rPr>
          <w:rFonts w:ascii="Arial" w:eastAsia="Arial" w:hAnsi="Arial" w:cs="Arial"/>
          <w:color w:val="538135" w:themeColor="accent6" w:themeShade="BF"/>
          <w:sz w:val="24"/>
          <w:szCs w:val="24"/>
        </w:rPr>
      </w:pPr>
      <w:r w:rsidRPr="000B5FE8">
        <w:rPr>
          <w:rFonts w:ascii="Arial" w:eastAsia="Arial" w:hAnsi="Arial" w:cs="Arial"/>
          <w:color w:val="538135" w:themeColor="accent6" w:themeShade="BF"/>
          <w:sz w:val="24"/>
          <w:szCs w:val="24"/>
        </w:rPr>
        <w:t xml:space="preserve">Princípio processual que permite </w:t>
      </w:r>
      <w:r w:rsidR="009142AF">
        <w:rPr>
          <w:rFonts w:ascii="Arial" w:eastAsia="Arial" w:hAnsi="Arial" w:cs="Arial"/>
          <w:color w:val="538135" w:themeColor="accent6" w:themeShade="BF"/>
          <w:sz w:val="24"/>
          <w:szCs w:val="24"/>
        </w:rPr>
        <w:t>a</w:t>
      </w:r>
      <w:r w:rsidRPr="000B5FE8">
        <w:rPr>
          <w:rFonts w:ascii="Arial" w:eastAsia="Arial" w:hAnsi="Arial" w:cs="Arial"/>
          <w:color w:val="538135" w:themeColor="accent6" w:themeShade="BF"/>
          <w:sz w:val="24"/>
          <w:szCs w:val="24"/>
        </w:rPr>
        <w:t>o juiz ter contato direto com as provas do processo que vai julgar, incluindo ouvir testemunhas.</w:t>
      </w:r>
    </w:p>
    <w:p w14:paraId="646D27A5" w14:textId="1EC12D30" w:rsidR="00FA0B0C" w:rsidRPr="000B5FE8" w:rsidRDefault="00FA0B0C" w:rsidP="0068691B">
      <w:pPr>
        <w:pStyle w:val="PargrafodaLista1"/>
        <w:spacing w:beforeLines="24" w:before="57" w:afterLines="24" w:after="57" w:line="360" w:lineRule="auto"/>
        <w:ind w:left="0"/>
        <w:jc w:val="both"/>
        <w:rPr>
          <w:rFonts w:ascii="Arial" w:eastAsia="Arial" w:hAnsi="Arial" w:cs="Arial"/>
          <w:b/>
          <w:color w:val="538135" w:themeColor="accent6" w:themeShade="BF"/>
          <w:sz w:val="24"/>
          <w:szCs w:val="24"/>
        </w:rPr>
      </w:pPr>
      <w:r w:rsidRPr="000B5FE8">
        <w:rPr>
          <w:rFonts w:ascii="Arial" w:eastAsia="Arial" w:hAnsi="Arial" w:cs="Arial"/>
          <w:b/>
          <w:color w:val="538135" w:themeColor="accent6" w:themeShade="BF"/>
          <w:sz w:val="24"/>
          <w:szCs w:val="24"/>
        </w:rPr>
        <w:t>&lt;Fechar Glossário&gt;</w:t>
      </w:r>
    </w:p>
    <w:p w14:paraId="40209DE6" w14:textId="77777777" w:rsidR="00FA0B0C" w:rsidRDefault="00FA0B0C" w:rsidP="0068691B">
      <w:pPr>
        <w:pStyle w:val="PargrafodaLista1"/>
        <w:spacing w:beforeLines="24" w:before="57" w:afterLines="24" w:after="57" w:line="360" w:lineRule="auto"/>
        <w:ind w:left="0"/>
        <w:jc w:val="both"/>
        <w:rPr>
          <w:rFonts w:ascii="Arial" w:hAnsi="Arial" w:cs="Arial"/>
          <w:sz w:val="24"/>
          <w:szCs w:val="24"/>
        </w:rPr>
      </w:pPr>
    </w:p>
    <w:p w14:paraId="7A060D29" w14:textId="2468F184" w:rsidR="000327A2" w:rsidRPr="0068691B" w:rsidRDefault="00A465CD" w:rsidP="0068691B">
      <w:pPr>
        <w:pStyle w:val="PargrafodaLista1"/>
        <w:spacing w:beforeLines="24" w:before="57" w:afterLines="24" w:after="57" w:line="360" w:lineRule="auto"/>
        <w:ind w:left="0"/>
        <w:jc w:val="both"/>
        <w:rPr>
          <w:rFonts w:ascii="Arial" w:hAnsi="Arial" w:cs="Arial"/>
          <w:sz w:val="24"/>
          <w:szCs w:val="24"/>
        </w:rPr>
      </w:pPr>
      <w:r>
        <w:rPr>
          <w:rFonts w:ascii="Arial" w:eastAsia="Arial" w:hAnsi="Arial" w:cs="Arial"/>
          <w:color w:val="000000"/>
          <w:sz w:val="24"/>
          <w:szCs w:val="24"/>
        </w:rPr>
        <w:t>Assim, se e</w:t>
      </w:r>
      <w:r w:rsidR="001301C1" w:rsidRPr="0068691B">
        <w:rPr>
          <w:rFonts w:ascii="Arial" w:eastAsia="Arial" w:hAnsi="Arial" w:cs="Arial"/>
          <w:color w:val="000000"/>
          <w:sz w:val="24"/>
          <w:szCs w:val="24"/>
        </w:rPr>
        <w:t xml:space="preserve">xiste a probabilidade </w:t>
      </w:r>
      <w:r w:rsidR="005C1E32">
        <w:rPr>
          <w:rFonts w:ascii="Arial" w:eastAsia="Arial" w:hAnsi="Arial" w:cs="Arial"/>
          <w:color w:val="000000"/>
          <w:sz w:val="24"/>
          <w:szCs w:val="24"/>
        </w:rPr>
        <w:t xml:space="preserve">de ocorrer </w:t>
      </w:r>
      <w:r w:rsidR="001301C1" w:rsidRPr="0068691B">
        <w:rPr>
          <w:rFonts w:ascii="Arial" w:eastAsia="Arial" w:hAnsi="Arial" w:cs="Arial"/>
          <w:color w:val="000000"/>
          <w:sz w:val="24"/>
          <w:szCs w:val="24"/>
        </w:rPr>
        <w:t>esse tipo de fraude na investigação de estupro</w:t>
      </w:r>
      <w:r>
        <w:rPr>
          <w:rFonts w:ascii="Arial" w:eastAsia="Arial" w:hAnsi="Arial" w:cs="Arial"/>
          <w:color w:val="000000"/>
          <w:sz w:val="24"/>
          <w:szCs w:val="24"/>
        </w:rPr>
        <w:t>, a equipe deve</w:t>
      </w:r>
      <w:r w:rsidR="001301C1" w:rsidRPr="0068691B">
        <w:rPr>
          <w:rFonts w:ascii="Arial" w:eastAsia="Arial" w:hAnsi="Arial" w:cs="Arial"/>
          <w:color w:val="000000"/>
          <w:sz w:val="24"/>
          <w:szCs w:val="24"/>
        </w:rPr>
        <w:t xml:space="preserve"> adotar medidas que impeçam sua ocorrência</w:t>
      </w:r>
      <w:r>
        <w:rPr>
          <w:rFonts w:ascii="Arial" w:eastAsia="Arial" w:hAnsi="Arial" w:cs="Arial"/>
          <w:color w:val="000000"/>
          <w:sz w:val="24"/>
          <w:szCs w:val="24"/>
        </w:rPr>
        <w:t xml:space="preserve">. E, </w:t>
      </w:r>
      <w:r w:rsidR="005C1E32">
        <w:rPr>
          <w:rFonts w:ascii="Arial" w:eastAsia="Arial" w:hAnsi="Arial" w:cs="Arial"/>
          <w:color w:val="000000"/>
          <w:sz w:val="24"/>
          <w:szCs w:val="24"/>
        </w:rPr>
        <w:t xml:space="preserve">se </w:t>
      </w:r>
      <w:r>
        <w:rPr>
          <w:rFonts w:ascii="Arial" w:eastAsia="Arial" w:hAnsi="Arial" w:cs="Arial"/>
          <w:color w:val="000000"/>
          <w:sz w:val="24"/>
          <w:szCs w:val="24"/>
        </w:rPr>
        <w:t>de fato ocorr</w:t>
      </w:r>
      <w:r w:rsidR="005C1E32">
        <w:rPr>
          <w:rFonts w:ascii="Arial" w:eastAsia="Arial" w:hAnsi="Arial" w:cs="Arial"/>
          <w:color w:val="000000"/>
          <w:sz w:val="24"/>
          <w:szCs w:val="24"/>
        </w:rPr>
        <w:t>er</w:t>
      </w:r>
      <w:r>
        <w:rPr>
          <w:rFonts w:ascii="Arial" w:eastAsia="Arial" w:hAnsi="Arial" w:cs="Arial"/>
          <w:color w:val="000000"/>
          <w:sz w:val="24"/>
          <w:szCs w:val="24"/>
        </w:rPr>
        <w:t xml:space="preserve">, a equipe </w:t>
      </w:r>
      <w:r w:rsidR="001301C1" w:rsidRPr="0068691B">
        <w:rPr>
          <w:rFonts w:ascii="Arial" w:eastAsia="Arial" w:hAnsi="Arial" w:cs="Arial"/>
          <w:color w:val="000000"/>
          <w:sz w:val="24"/>
          <w:szCs w:val="24"/>
        </w:rPr>
        <w:t>deve identificar a fraude para que não haja validação da prova fraudada.</w:t>
      </w:r>
    </w:p>
    <w:p w14:paraId="5533E06B" w14:textId="77777777" w:rsidR="000327A2" w:rsidRPr="0068691B" w:rsidRDefault="000327A2" w:rsidP="0068691B">
      <w:pPr>
        <w:pStyle w:val="PargrafodaLista1"/>
        <w:spacing w:beforeLines="24" w:before="57" w:afterLines="24" w:after="57" w:line="360" w:lineRule="auto"/>
        <w:ind w:left="0"/>
        <w:jc w:val="both"/>
        <w:rPr>
          <w:rFonts w:ascii="Arial" w:eastAsia="Arial" w:hAnsi="Arial" w:cs="Arial"/>
          <w:color w:val="000000"/>
          <w:sz w:val="24"/>
          <w:szCs w:val="24"/>
        </w:rPr>
      </w:pPr>
    </w:p>
    <w:p w14:paraId="01696CC2" w14:textId="77777777" w:rsidR="00CD7BA5" w:rsidRDefault="00CD7BA5" w:rsidP="00E81C66">
      <w:pPr>
        <w:pStyle w:val="PargrafodaLista1"/>
        <w:spacing w:beforeLines="24" w:before="57" w:afterLines="24" w:after="57" w:line="360" w:lineRule="auto"/>
        <w:ind w:left="0"/>
        <w:jc w:val="both"/>
        <w:rPr>
          <w:rFonts w:ascii="Arial" w:eastAsia="Arial" w:hAnsi="Arial" w:cs="Arial"/>
          <w:color w:val="000000"/>
          <w:sz w:val="24"/>
          <w:szCs w:val="24"/>
        </w:rPr>
      </w:pPr>
      <w:r>
        <w:rPr>
          <w:rFonts w:ascii="Arial" w:eastAsia="Arial" w:hAnsi="Arial" w:cs="Arial"/>
          <w:b/>
          <w:sz w:val="24"/>
          <w:szCs w:val="24"/>
          <w:shd w:val="clear" w:color="auto" w:fill="4A86E8"/>
        </w:rPr>
        <w:t>&lt;H4&gt;</w:t>
      </w:r>
      <w:r w:rsidR="001301C1" w:rsidRPr="0068691B">
        <w:rPr>
          <w:rFonts w:ascii="Arial" w:eastAsia="Arial" w:hAnsi="Arial" w:cs="Arial"/>
          <w:b/>
          <w:color w:val="000000"/>
          <w:sz w:val="24"/>
          <w:szCs w:val="24"/>
        </w:rPr>
        <w:t>Risco de processo</w:t>
      </w:r>
      <w:r>
        <w:rPr>
          <w:rFonts w:ascii="Arial" w:eastAsia="Arial" w:hAnsi="Arial" w:cs="Arial"/>
          <w:b/>
          <w:sz w:val="24"/>
          <w:szCs w:val="24"/>
          <w:shd w:val="clear" w:color="auto" w:fill="4A86E8"/>
        </w:rPr>
        <w:t>&lt;H4/&gt;</w:t>
      </w:r>
      <w:r w:rsidR="001301C1" w:rsidRPr="0068691B">
        <w:rPr>
          <w:rFonts w:ascii="Arial" w:eastAsia="Arial" w:hAnsi="Arial" w:cs="Arial"/>
          <w:color w:val="000000"/>
          <w:sz w:val="24"/>
          <w:szCs w:val="24"/>
        </w:rPr>
        <w:t xml:space="preserve"> </w:t>
      </w:r>
    </w:p>
    <w:p w14:paraId="307426F2" w14:textId="77777777" w:rsidR="00CD7BA5" w:rsidRDefault="00CD7BA5" w:rsidP="00E81C66">
      <w:pPr>
        <w:pStyle w:val="PargrafodaLista1"/>
        <w:spacing w:beforeLines="24" w:before="57" w:afterLines="24" w:after="57" w:line="360" w:lineRule="auto"/>
        <w:ind w:left="0"/>
        <w:jc w:val="both"/>
        <w:rPr>
          <w:rFonts w:ascii="Arial" w:eastAsia="Arial" w:hAnsi="Arial" w:cs="Arial"/>
          <w:color w:val="000000"/>
          <w:sz w:val="24"/>
          <w:szCs w:val="24"/>
        </w:rPr>
      </w:pPr>
    </w:p>
    <w:p w14:paraId="423552E5" w14:textId="3375A07F" w:rsidR="000327A2" w:rsidRPr="0068691B" w:rsidRDefault="00A465CD" w:rsidP="00E81C66">
      <w:pPr>
        <w:pStyle w:val="PargrafodaLista1"/>
        <w:spacing w:beforeLines="24" w:before="57" w:afterLines="24" w:after="57" w:line="360" w:lineRule="auto"/>
        <w:ind w:left="0"/>
        <w:jc w:val="both"/>
        <w:rPr>
          <w:rFonts w:ascii="Arial" w:hAnsi="Arial" w:cs="Arial"/>
          <w:sz w:val="24"/>
          <w:szCs w:val="24"/>
        </w:rPr>
      </w:pPr>
      <w:r>
        <w:rPr>
          <w:rFonts w:ascii="Arial" w:eastAsia="Arial" w:hAnsi="Arial" w:cs="Arial"/>
          <w:color w:val="000000"/>
          <w:sz w:val="24"/>
          <w:szCs w:val="24"/>
        </w:rPr>
        <w:t xml:space="preserve">Esta categoria de risco </w:t>
      </w:r>
      <w:r w:rsidR="001301C1" w:rsidRPr="0068691B">
        <w:rPr>
          <w:rFonts w:ascii="Arial" w:eastAsia="Arial" w:hAnsi="Arial" w:cs="Arial"/>
          <w:color w:val="000000"/>
          <w:sz w:val="24"/>
          <w:szCs w:val="24"/>
        </w:rPr>
        <w:t xml:space="preserve">diz respeito à formalidade de procedimentos, à conformidade legal e ao controle das ações. </w:t>
      </w:r>
    </w:p>
    <w:p w14:paraId="0319A429" w14:textId="1C4A0CAD" w:rsidR="000327A2" w:rsidRDefault="00A465CD"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Nes</w:t>
      </w:r>
      <w:r w:rsidR="009142AF">
        <w:rPr>
          <w:rFonts w:ascii="Arial" w:eastAsia="Arial" w:hAnsi="Arial" w:cs="Arial"/>
          <w:color w:val="000000"/>
          <w:sz w:val="24"/>
          <w:szCs w:val="24"/>
        </w:rPr>
        <w:t>s</w:t>
      </w:r>
      <w:r>
        <w:rPr>
          <w:rFonts w:ascii="Arial" w:eastAsia="Arial" w:hAnsi="Arial" w:cs="Arial"/>
          <w:color w:val="000000"/>
          <w:sz w:val="24"/>
          <w:szCs w:val="24"/>
        </w:rPr>
        <w:t xml:space="preserve">e sentido, lembre-se </w:t>
      </w:r>
      <w:r w:rsidR="009142AF">
        <w:rPr>
          <w:rFonts w:ascii="Arial" w:eastAsia="Arial" w:hAnsi="Arial" w:cs="Arial"/>
          <w:color w:val="000000"/>
          <w:sz w:val="24"/>
          <w:szCs w:val="24"/>
        </w:rPr>
        <w:t xml:space="preserve">de </w:t>
      </w:r>
      <w:r w:rsidR="001301C1" w:rsidRPr="0068691B">
        <w:rPr>
          <w:rFonts w:ascii="Arial" w:eastAsia="Arial" w:hAnsi="Arial" w:cs="Arial"/>
          <w:color w:val="000000"/>
          <w:sz w:val="24"/>
          <w:szCs w:val="24"/>
        </w:rPr>
        <w:t xml:space="preserve">que no Estado </w:t>
      </w:r>
      <w:r w:rsidR="009142AF">
        <w:rPr>
          <w:rFonts w:ascii="Arial" w:eastAsia="Arial" w:hAnsi="Arial" w:cs="Arial"/>
          <w:color w:val="000000"/>
          <w:sz w:val="24"/>
          <w:szCs w:val="24"/>
        </w:rPr>
        <w:t>D</w:t>
      </w:r>
      <w:r w:rsidR="001301C1" w:rsidRPr="0068691B">
        <w:rPr>
          <w:rFonts w:ascii="Arial" w:eastAsia="Arial" w:hAnsi="Arial" w:cs="Arial"/>
          <w:color w:val="000000"/>
          <w:sz w:val="24"/>
          <w:szCs w:val="24"/>
        </w:rPr>
        <w:t xml:space="preserve">emocrático de </w:t>
      </w:r>
      <w:r w:rsidR="009142AF">
        <w:rPr>
          <w:rFonts w:ascii="Arial" w:eastAsia="Arial" w:hAnsi="Arial" w:cs="Arial"/>
          <w:color w:val="000000"/>
          <w:sz w:val="24"/>
          <w:szCs w:val="24"/>
        </w:rPr>
        <w:t>D</w:t>
      </w:r>
      <w:r w:rsidR="001301C1" w:rsidRPr="0068691B">
        <w:rPr>
          <w:rFonts w:ascii="Arial" w:eastAsia="Arial" w:hAnsi="Arial" w:cs="Arial"/>
          <w:color w:val="000000"/>
          <w:sz w:val="24"/>
          <w:szCs w:val="24"/>
        </w:rPr>
        <w:t>ireito, a regra é a legalidade dos atos do Estado</w:t>
      </w:r>
      <w:r w:rsidR="009142AF">
        <w:rPr>
          <w:rFonts w:ascii="Arial" w:eastAsia="Arial" w:hAnsi="Arial" w:cs="Arial"/>
          <w:color w:val="000000"/>
          <w:sz w:val="24"/>
          <w:szCs w:val="24"/>
        </w:rPr>
        <w:t>; o</w:t>
      </w:r>
      <w:r w:rsidR="00374512">
        <w:rPr>
          <w:rFonts w:ascii="Arial" w:eastAsia="Arial" w:hAnsi="Arial" w:cs="Arial"/>
          <w:color w:val="000000"/>
          <w:sz w:val="24"/>
          <w:szCs w:val="24"/>
        </w:rPr>
        <w:t>u seja, p</w:t>
      </w:r>
      <w:r w:rsidR="001301C1" w:rsidRPr="0068691B">
        <w:rPr>
          <w:rFonts w:ascii="Arial" w:eastAsia="Arial" w:hAnsi="Arial" w:cs="Arial"/>
          <w:color w:val="000000"/>
          <w:sz w:val="24"/>
          <w:szCs w:val="24"/>
        </w:rPr>
        <w:t>or maior que seja a informalidade</w:t>
      </w:r>
      <w:r w:rsidR="00374512">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 xml:space="preserve">da autoridade que promove </w:t>
      </w:r>
      <w:r>
        <w:rPr>
          <w:rFonts w:ascii="Arial" w:eastAsia="Arial" w:hAnsi="Arial" w:cs="Arial"/>
          <w:color w:val="000000"/>
          <w:sz w:val="24"/>
          <w:szCs w:val="24"/>
        </w:rPr>
        <w:t>o processo investigatório,</w:t>
      </w:r>
      <w:r w:rsidR="001301C1" w:rsidRPr="0068691B">
        <w:rPr>
          <w:rFonts w:ascii="Arial" w:eastAsia="Arial" w:hAnsi="Arial" w:cs="Arial"/>
          <w:color w:val="000000"/>
          <w:sz w:val="24"/>
          <w:szCs w:val="24"/>
        </w:rPr>
        <w:t xml:space="preserve"> seus atos estão sempre sob a medida de lei. </w:t>
      </w:r>
    </w:p>
    <w:p w14:paraId="09BB64F5" w14:textId="4288676E" w:rsidR="000327A2" w:rsidRPr="00E81C66" w:rsidRDefault="00374512" w:rsidP="0068691B">
      <w:pPr>
        <w:spacing w:beforeLines="24" w:before="57" w:afterLines="24" w:after="57" w:line="360" w:lineRule="auto"/>
        <w:jc w:val="both"/>
        <w:rPr>
          <w:rFonts w:ascii="Arial" w:eastAsia="Arial" w:hAnsi="Arial" w:cs="Arial"/>
          <w:color w:val="auto"/>
          <w:sz w:val="24"/>
          <w:szCs w:val="24"/>
        </w:rPr>
      </w:pPr>
      <w:r>
        <w:rPr>
          <w:rFonts w:ascii="Arial" w:eastAsia="Arial" w:hAnsi="Arial" w:cs="Arial"/>
          <w:color w:val="auto"/>
          <w:sz w:val="24"/>
          <w:szCs w:val="24"/>
        </w:rPr>
        <w:t>Deste modo</w:t>
      </w:r>
      <w:r w:rsidRPr="00E81C66">
        <w:rPr>
          <w:rFonts w:ascii="Arial" w:eastAsia="Arial" w:hAnsi="Arial" w:cs="Arial"/>
          <w:color w:val="auto"/>
          <w:sz w:val="24"/>
          <w:szCs w:val="24"/>
        </w:rPr>
        <w:t xml:space="preserve">, na investigação criminal, os atos </w:t>
      </w:r>
      <w:r w:rsidR="001301B5">
        <w:rPr>
          <w:rFonts w:ascii="Arial" w:eastAsia="Arial" w:hAnsi="Arial" w:cs="Arial"/>
          <w:color w:val="auto"/>
          <w:sz w:val="24"/>
          <w:szCs w:val="24"/>
        </w:rPr>
        <w:t xml:space="preserve">do Estado </w:t>
      </w:r>
      <w:r w:rsidRPr="00E81C66">
        <w:rPr>
          <w:rFonts w:ascii="Arial" w:eastAsia="Arial" w:hAnsi="Arial" w:cs="Arial"/>
          <w:color w:val="auto"/>
          <w:sz w:val="24"/>
          <w:szCs w:val="24"/>
        </w:rPr>
        <w:t>são extremamente invasivos à individualidade dos envolvidos, por isso as regras de legalidade devem ser cuidadas de forma absoluta.</w:t>
      </w:r>
    </w:p>
    <w:p w14:paraId="5321DB62" w14:textId="77777777" w:rsidR="00374512" w:rsidRPr="0068691B" w:rsidRDefault="00374512" w:rsidP="0068691B">
      <w:pPr>
        <w:spacing w:beforeLines="24" w:before="57" w:afterLines="24" w:after="57" w:line="360" w:lineRule="auto"/>
        <w:jc w:val="both"/>
        <w:rPr>
          <w:rFonts w:ascii="Arial" w:eastAsia="Arial" w:hAnsi="Arial" w:cs="Arial"/>
          <w:color w:val="000000"/>
          <w:sz w:val="24"/>
          <w:szCs w:val="24"/>
        </w:rPr>
      </w:pPr>
    </w:p>
    <w:p w14:paraId="1FF6F448" w14:textId="60063F3A" w:rsidR="00374512" w:rsidRPr="00E81C66" w:rsidRDefault="00374512"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751CB6FC" w14:textId="1D5EDB40" w:rsidR="000327A2" w:rsidRPr="00E81C66" w:rsidRDefault="00374512" w:rsidP="0068691B">
      <w:pPr>
        <w:spacing w:beforeLines="24" w:before="57" w:afterLines="24" w:after="57" w:line="360" w:lineRule="auto"/>
        <w:jc w:val="both"/>
        <w:rPr>
          <w:rFonts w:ascii="Arial" w:eastAsia="Arial" w:hAnsi="Arial" w:cs="Arial"/>
          <w:color w:val="FF0000"/>
          <w:sz w:val="24"/>
          <w:szCs w:val="24"/>
        </w:rPr>
      </w:pPr>
      <w:r>
        <w:rPr>
          <w:rFonts w:ascii="Arial" w:eastAsia="Arial" w:hAnsi="Arial" w:cs="Arial"/>
          <w:color w:val="FF0000"/>
          <w:sz w:val="24"/>
          <w:szCs w:val="24"/>
        </w:rPr>
        <w:t>Q</w:t>
      </w:r>
      <w:r w:rsidR="001301C1" w:rsidRPr="00E81C66">
        <w:rPr>
          <w:rFonts w:ascii="Arial" w:eastAsia="Arial" w:hAnsi="Arial" w:cs="Arial"/>
          <w:color w:val="FF0000"/>
          <w:sz w:val="24"/>
          <w:szCs w:val="24"/>
        </w:rPr>
        <w:t xml:space="preserve">ualquer desconformidade poderá pôr a perder todo um esforço </w:t>
      </w:r>
      <w:r w:rsidR="008D75F2" w:rsidRPr="00E81C66">
        <w:rPr>
          <w:rFonts w:ascii="Arial" w:eastAsia="Arial" w:hAnsi="Arial" w:cs="Arial"/>
          <w:color w:val="FF0000"/>
          <w:sz w:val="24"/>
          <w:szCs w:val="24"/>
        </w:rPr>
        <w:t>na coleta</w:t>
      </w:r>
      <w:r w:rsidR="001301C1" w:rsidRPr="00E81C66">
        <w:rPr>
          <w:rFonts w:ascii="Arial" w:eastAsia="Arial" w:hAnsi="Arial" w:cs="Arial"/>
          <w:color w:val="FF0000"/>
          <w:sz w:val="24"/>
          <w:szCs w:val="24"/>
        </w:rPr>
        <w:t xml:space="preserve"> informações.</w:t>
      </w:r>
    </w:p>
    <w:p w14:paraId="6AB48270" w14:textId="29FCF1E2" w:rsidR="00374512" w:rsidRPr="00E81C66" w:rsidRDefault="00374512" w:rsidP="0068691B">
      <w:pPr>
        <w:spacing w:beforeLines="24" w:before="57" w:afterLines="24" w:after="57" w:line="360" w:lineRule="auto"/>
        <w:jc w:val="both"/>
        <w:rPr>
          <w:rFonts w:ascii="Arial" w:hAnsi="Arial" w:cs="Arial"/>
          <w:b/>
          <w:color w:val="FF0000"/>
          <w:sz w:val="24"/>
          <w:szCs w:val="24"/>
        </w:rPr>
      </w:pPr>
      <w:r w:rsidRPr="00E81C66">
        <w:rPr>
          <w:rFonts w:ascii="Arial" w:eastAsia="Arial" w:hAnsi="Arial" w:cs="Arial"/>
          <w:b/>
          <w:color w:val="FF0000"/>
          <w:sz w:val="24"/>
          <w:szCs w:val="24"/>
        </w:rPr>
        <w:t>&lt;Fechar Destaque&gt;</w:t>
      </w:r>
    </w:p>
    <w:p w14:paraId="69A4EA48"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76BCA9BD" w14:textId="77777777" w:rsidR="000327A2" w:rsidRPr="0068691B" w:rsidRDefault="001301C1" w:rsidP="0068691B">
      <w:pPr>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 xml:space="preserve">Outra preocupação quando se fala em risco de processo é com a metodologia e técnicas. A cada tipo de investigação devem ser aplicados os métodos e técnicas </w:t>
      </w:r>
      <w:r w:rsidRPr="0068691B">
        <w:rPr>
          <w:rFonts w:ascii="Arial" w:eastAsia="Arial" w:hAnsi="Arial" w:cs="Arial"/>
          <w:color w:val="000000"/>
          <w:sz w:val="24"/>
          <w:szCs w:val="24"/>
        </w:rPr>
        <w:lastRenderedPageBreak/>
        <w:t>adequadas.</w:t>
      </w:r>
    </w:p>
    <w:p w14:paraId="3EC8B2D8"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0C036F2E" w14:textId="77777777" w:rsidR="00CD7BA5" w:rsidRDefault="00CD7BA5" w:rsidP="00E81C66">
      <w:pPr>
        <w:pStyle w:val="PargrafodaLista1"/>
        <w:spacing w:beforeLines="24" w:before="57" w:afterLines="24" w:after="57" w:line="360" w:lineRule="auto"/>
        <w:ind w:left="0"/>
        <w:jc w:val="both"/>
        <w:rPr>
          <w:rFonts w:ascii="Arial" w:eastAsia="Arial" w:hAnsi="Arial" w:cs="Arial"/>
          <w:color w:val="000000"/>
          <w:sz w:val="24"/>
          <w:szCs w:val="24"/>
        </w:rPr>
      </w:pPr>
      <w:r>
        <w:rPr>
          <w:rFonts w:ascii="Arial" w:eastAsia="Arial" w:hAnsi="Arial" w:cs="Arial"/>
          <w:b/>
          <w:sz w:val="24"/>
          <w:szCs w:val="24"/>
          <w:shd w:val="clear" w:color="auto" w:fill="4A86E8"/>
        </w:rPr>
        <w:t>&lt;H4&gt;</w:t>
      </w:r>
      <w:r w:rsidR="001301C1" w:rsidRPr="0068691B">
        <w:rPr>
          <w:rFonts w:ascii="Arial" w:eastAsia="Arial" w:hAnsi="Arial" w:cs="Arial"/>
          <w:b/>
          <w:color w:val="000000"/>
          <w:sz w:val="24"/>
          <w:szCs w:val="24"/>
        </w:rPr>
        <w:t>Risco tecnológico</w:t>
      </w:r>
      <w:r>
        <w:rPr>
          <w:rFonts w:ascii="Arial" w:eastAsia="Arial" w:hAnsi="Arial" w:cs="Arial"/>
          <w:b/>
          <w:sz w:val="24"/>
          <w:szCs w:val="24"/>
          <w:shd w:val="clear" w:color="auto" w:fill="4A86E8"/>
        </w:rPr>
        <w:t>&lt;H4/&gt;</w:t>
      </w:r>
      <w:r w:rsidR="001301C1" w:rsidRPr="0068691B">
        <w:rPr>
          <w:rFonts w:ascii="Arial" w:eastAsia="Arial" w:hAnsi="Arial" w:cs="Arial"/>
          <w:color w:val="000000"/>
          <w:sz w:val="24"/>
          <w:szCs w:val="24"/>
        </w:rPr>
        <w:t xml:space="preserve"> </w:t>
      </w:r>
    </w:p>
    <w:p w14:paraId="21E607EE" w14:textId="77777777" w:rsidR="00CD7BA5" w:rsidRDefault="00CD7BA5" w:rsidP="00E81C66">
      <w:pPr>
        <w:pStyle w:val="PargrafodaLista1"/>
        <w:spacing w:beforeLines="24" w:before="57" w:afterLines="24" w:after="57" w:line="360" w:lineRule="auto"/>
        <w:ind w:left="0"/>
        <w:jc w:val="both"/>
        <w:rPr>
          <w:rFonts w:ascii="Arial" w:eastAsia="Arial" w:hAnsi="Arial" w:cs="Arial"/>
          <w:color w:val="000000"/>
          <w:sz w:val="24"/>
          <w:szCs w:val="24"/>
        </w:rPr>
      </w:pPr>
    </w:p>
    <w:p w14:paraId="20F2EDFD" w14:textId="0B30F330" w:rsidR="00886530" w:rsidRDefault="00886530" w:rsidP="00886530">
      <w:pPr>
        <w:pStyle w:val="PargrafodaLista1"/>
        <w:spacing w:beforeLines="24" w:before="57" w:afterLines="24" w:after="57" w:line="360" w:lineRule="auto"/>
        <w:ind w:left="0"/>
        <w:jc w:val="both"/>
        <w:rPr>
          <w:rFonts w:ascii="Arial" w:eastAsia="Arial" w:hAnsi="Arial" w:cs="Arial"/>
          <w:color w:val="000000"/>
          <w:sz w:val="24"/>
          <w:szCs w:val="24"/>
        </w:rPr>
      </w:pPr>
      <w:r>
        <w:rPr>
          <w:rFonts w:ascii="Arial" w:eastAsia="Arial" w:hAnsi="Arial" w:cs="Arial"/>
          <w:color w:val="000000"/>
          <w:sz w:val="24"/>
          <w:szCs w:val="24"/>
        </w:rPr>
        <w:t xml:space="preserve">Atualmente, </w:t>
      </w:r>
      <w:r w:rsidR="001301B5">
        <w:rPr>
          <w:rFonts w:ascii="Arial" w:eastAsia="Arial" w:hAnsi="Arial" w:cs="Arial"/>
          <w:color w:val="000000"/>
          <w:sz w:val="24"/>
          <w:szCs w:val="24"/>
        </w:rPr>
        <w:t>o avanço da</w:t>
      </w:r>
      <w:r>
        <w:rPr>
          <w:rFonts w:ascii="Arial" w:eastAsia="Arial" w:hAnsi="Arial" w:cs="Arial"/>
          <w:color w:val="000000"/>
          <w:sz w:val="24"/>
          <w:szCs w:val="24"/>
        </w:rPr>
        <w:t xml:space="preserve"> </w:t>
      </w:r>
      <w:r w:rsidR="001301C1" w:rsidRPr="00B2611A">
        <w:rPr>
          <w:rFonts w:ascii="Arial" w:eastAsia="Arial" w:hAnsi="Arial" w:cs="Arial"/>
          <w:color w:val="000000"/>
          <w:sz w:val="24"/>
          <w:szCs w:val="24"/>
        </w:rPr>
        <w:t xml:space="preserve">tecnologia da informação </w:t>
      </w:r>
      <w:r>
        <w:rPr>
          <w:rFonts w:ascii="Arial" w:eastAsia="Arial" w:hAnsi="Arial" w:cs="Arial"/>
          <w:color w:val="000000"/>
          <w:sz w:val="24"/>
          <w:szCs w:val="24"/>
        </w:rPr>
        <w:t xml:space="preserve">(TI) </w:t>
      </w:r>
      <w:r w:rsidR="001301C1" w:rsidRPr="00B2611A">
        <w:rPr>
          <w:rFonts w:ascii="Arial" w:eastAsia="Arial" w:hAnsi="Arial" w:cs="Arial"/>
          <w:color w:val="000000"/>
          <w:sz w:val="24"/>
          <w:szCs w:val="24"/>
        </w:rPr>
        <w:t xml:space="preserve">e da comunicação </w:t>
      </w:r>
      <w:r w:rsidR="001301B5">
        <w:rPr>
          <w:rFonts w:ascii="Arial" w:eastAsia="Arial" w:hAnsi="Arial" w:cs="Arial"/>
          <w:color w:val="000000"/>
          <w:sz w:val="24"/>
          <w:szCs w:val="24"/>
        </w:rPr>
        <w:t xml:space="preserve">facilita o </w:t>
      </w:r>
      <w:r w:rsidR="001301C1" w:rsidRPr="00B2611A">
        <w:rPr>
          <w:rFonts w:ascii="Arial" w:eastAsia="Arial" w:hAnsi="Arial" w:cs="Arial"/>
          <w:color w:val="000000"/>
          <w:sz w:val="24"/>
          <w:szCs w:val="24"/>
        </w:rPr>
        <w:t>desenvolvimento operacional da investigação</w:t>
      </w:r>
      <w:r>
        <w:rPr>
          <w:rFonts w:ascii="Arial" w:eastAsia="Arial" w:hAnsi="Arial" w:cs="Arial"/>
          <w:color w:val="000000"/>
          <w:sz w:val="24"/>
          <w:szCs w:val="24"/>
        </w:rPr>
        <w:t>. Nes</w:t>
      </w:r>
      <w:r w:rsidR="009142AF">
        <w:rPr>
          <w:rFonts w:ascii="Arial" w:eastAsia="Arial" w:hAnsi="Arial" w:cs="Arial"/>
          <w:color w:val="000000"/>
          <w:sz w:val="24"/>
          <w:szCs w:val="24"/>
        </w:rPr>
        <w:t>s</w:t>
      </w:r>
      <w:r>
        <w:rPr>
          <w:rFonts w:ascii="Arial" w:eastAsia="Arial" w:hAnsi="Arial" w:cs="Arial"/>
          <w:color w:val="000000"/>
          <w:sz w:val="24"/>
          <w:szCs w:val="24"/>
        </w:rPr>
        <w:t xml:space="preserve">e sentido, o risco tecnológico </w:t>
      </w:r>
      <w:r w:rsidRPr="0068691B">
        <w:rPr>
          <w:rFonts w:ascii="Arial" w:eastAsia="Arial" w:hAnsi="Arial" w:cs="Arial"/>
          <w:color w:val="000000"/>
          <w:sz w:val="24"/>
          <w:szCs w:val="24"/>
        </w:rPr>
        <w:t>diz respeito aos equipamentos, sistemas de TI</w:t>
      </w:r>
      <w:r>
        <w:rPr>
          <w:rFonts w:ascii="Arial" w:eastAsia="Arial" w:hAnsi="Arial" w:cs="Arial"/>
          <w:color w:val="000000"/>
          <w:sz w:val="24"/>
          <w:szCs w:val="24"/>
        </w:rPr>
        <w:t xml:space="preserve"> </w:t>
      </w:r>
      <w:r w:rsidRPr="0068691B">
        <w:rPr>
          <w:rFonts w:ascii="Arial" w:eastAsia="Arial" w:hAnsi="Arial" w:cs="Arial"/>
          <w:color w:val="000000"/>
          <w:sz w:val="24"/>
          <w:szCs w:val="24"/>
        </w:rPr>
        <w:t xml:space="preserve">e confiabilidade da informação. </w:t>
      </w:r>
    </w:p>
    <w:p w14:paraId="4A5B77DC" w14:textId="35A8E0A3" w:rsidR="00886530" w:rsidRDefault="001301B5" w:rsidP="00E81C66">
      <w:pPr>
        <w:pStyle w:val="PargrafodaLista1"/>
        <w:spacing w:beforeLines="24" w:before="57" w:afterLines="24" w:after="57" w:line="360" w:lineRule="auto"/>
        <w:ind w:left="0"/>
        <w:jc w:val="center"/>
        <w:rPr>
          <w:rFonts w:ascii="Arial" w:eastAsia="Arial" w:hAnsi="Arial" w:cs="Arial"/>
          <w:color w:val="000000"/>
          <w:sz w:val="24"/>
          <w:szCs w:val="24"/>
        </w:rPr>
      </w:pPr>
      <w:commentRangeStart w:id="54"/>
      <w:commentRangeStart w:id="55"/>
      <w:r>
        <w:rPr>
          <w:noProof/>
        </w:rPr>
        <w:drawing>
          <wp:inline distT="0" distB="0" distL="0" distR="0" wp14:anchorId="587F7984" wp14:editId="2D65783D">
            <wp:extent cx="5006340" cy="3437687"/>
            <wp:effectExtent l="0" t="0" r="3810" b="0"/>
            <wp:docPr id="44" name="Imagem 44" descr="Homem Digitação Teclado Laptop mão.Gerente de Projeto Pesquisando Processo.Equipe de Negócios Trabalho Startup Escritório moderno.Estratégia Global Virtual Icon.Inovação Gráficos Interfaces.Analisar estoque de mercado.Bor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m Digitação Teclado Laptop mão.Gerente de Projeto Pesquisando Processo.Equipe de Negócios Trabalho Startup Escritório moderno.Estratégia Global Virtual Icon.Inovação Gráficos Interfaces.Analisar estoque de mercado.Borrr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5463" cy="3443952"/>
                    </a:xfrm>
                    <a:prstGeom prst="rect">
                      <a:avLst/>
                    </a:prstGeom>
                    <a:noFill/>
                    <a:ln>
                      <a:noFill/>
                    </a:ln>
                  </pic:spPr>
                </pic:pic>
              </a:graphicData>
            </a:graphic>
          </wp:inline>
        </w:drawing>
      </w:r>
      <w:commentRangeEnd w:id="54"/>
      <w:r>
        <w:rPr>
          <w:rStyle w:val="Refdecomentrio"/>
        </w:rPr>
        <w:commentReference w:id="54"/>
      </w:r>
      <w:commentRangeEnd w:id="55"/>
      <w:r w:rsidR="009973B9">
        <w:rPr>
          <w:rStyle w:val="Refdecomentrio"/>
        </w:rPr>
        <w:commentReference w:id="55"/>
      </w:r>
    </w:p>
    <w:p w14:paraId="61ABEE0B" w14:textId="5E2D461E" w:rsidR="00886530" w:rsidRDefault="00886530" w:rsidP="00886530">
      <w:pPr>
        <w:tabs>
          <w:tab w:val="center" w:pos="7938"/>
        </w:tabs>
        <w:spacing w:beforeLines="24" w:before="57" w:afterLines="24" w:after="57" w:line="360" w:lineRule="auto"/>
        <w:jc w:val="both"/>
        <w:rPr>
          <w:rFonts w:ascii="Arial" w:eastAsia="Times New Roman" w:hAnsi="Arial" w:cs="Arial"/>
          <w:color w:val="FF0000"/>
        </w:rPr>
      </w:pPr>
      <w:r w:rsidRPr="00904212">
        <w:rPr>
          <w:rFonts w:ascii="Arial" w:eastAsia="Times New Roman" w:hAnsi="Arial" w:cs="Arial"/>
          <w:b/>
          <w:color w:val="FF0000"/>
        </w:rPr>
        <w:t xml:space="preserve">Figura </w:t>
      </w:r>
      <w:r w:rsidR="00D12335">
        <w:rPr>
          <w:rFonts w:ascii="Arial" w:eastAsia="Times New Roman" w:hAnsi="Arial" w:cs="Arial"/>
          <w:b/>
          <w:color w:val="FF0000"/>
        </w:rPr>
        <w:t>17</w:t>
      </w:r>
      <w:r w:rsidRPr="00904212">
        <w:rPr>
          <w:rFonts w:ascii="Arial" w:eastAsia="Times New Roman" w:hAnsi="Arial" w:cs="Arial"/>
          <w:b/>
          <w:color w:val="FF0000"/>
        </w:rPr>
        <w:t>:</w:t>
      </w:r>
      <w:r>
        <w:rPr>
          <w:rFonts w:ascii="Arial" w:eastAsia="Times New Roman" w:hAnsi="Arial" w:cs="Arial"/>
          <w:b/>
          <w:color w:val="FF0000"/>
        </w:rPr>
        <w:t xml:space="preserve"> </w:t>
      </w:r>
      <w:r>
        <w:rPr>
          <w:rFonts w:ascii="Arial" w:eastAsia="Times New Roman" w:hAnsi="Arial" w:cs="Arial"/>
          <w:color w:val="FF0000"/>
        </w:rPr>
        <w:t xml:space="preserve">Risco tecnológico. </w:t>
      </w:r>
      <w:r w:rsidRPr="00904212">
        <w:rPr>
          <w:rFonts w:ascii="Arial" w:eastAsia="Times New Roman" w:hAnsi="Arial" w:cs="Arial"/>
          <w:b/>
          <w:color w:val="FF0000"/>
        </w:rPr>
        <w:t>Fonte:</w:t>
      </w:r>
      <w:r w:rsidRPr="00904212">
        <w:rPr>
          <w:rFonts w:ascii="Arial" w:eastAsia="Times New Roman" w:hAnsi="Arial" w:cs="Arial"/>
          <w:color w:val="FF0000"/>
        </w:rPr>
        <w:t xml:space="preserve"> </w:t>
      </w:r>
      <w:r w:rsidR="00FA0B0C">
        <w:rPr>
          <w:rFonts w:ascii="Arial" w:eastAsia="Times New Roman" w:hAnsi="Arial" w:cs="Arial"/>
          <w:color w:val="FF0000"/>
        </w:rPr>
        <w:t>Shutterstock</w:t>
      </w:r>
      <w:r w:rsidR="00620C41">
        <w:rPr>
          <w:rFonts w:ascii="Arial" w:eastAsia="Times New Roman" w:hAnsi="Arial" w:cs="Arial"/>
          <w:color w:val="FF0000"/>
        </w:rPr>
        <w:t xml:space="preserve"> </w:t>
      </w:r>
      <w:r w:rsidR="00FA0B0C">
        <w:rPr>
          <w:rFonts w:ascii="Arial" w:eastAsia="Times New Roman" w:hAnsi="Arial" w:cs="Arial"/>
          <w:color w:val="FF0000"/>
        </w:rPr>
        <w:t>(2019).</w:t>
      </w:r>
    </w:p>
    <w:p w14:paraId="70BB87A9" w14:textId="77777777" w:rsidR="00886530" w:rsidRPr="0068691B" w:rsidRDefault="00886530" w:rsidP="00886530">
      <w:pPr>
        <w:pStyle w:val="PargrafodaLista1"/>
        <w:spacing w:beforeLines="24" w:before="57" w:afterLines="24" w:after="57" w:line="360" w:lineRule="auto"/>
        <w:ind w:left="0"/>
        <w:jc w:val="both"/>
        <w:rPr>
          <w:rFonts w:ascii="Arial" w:hAnsi="Arial" w:cs="Arial"/>
          <w:sz w:val="24"/>
          <w:szCs w:val="24"/>
        </w:rPr>
      </w:pPr>
    </w:p>
    <w:p w14:paraId="22D683E4" w14:textId="1E488AFE" w:rsidR="000327A2" w:rsidRDefault="00886530">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Des</w:t>
      </w:r>
      <w:r w:rsidR="009142AF">
        <w:rPr>
          <w:rFonts w:ascii="Arial" w:eastAsia="Arial" w:hAnsi="Arial" w:cs="Arial"/>
          <w:color w:val="000000"/>
          <w:sz w:val="24"/>
          <w:szCs w:val="24"/>
        </w:rPr>
        <w:t>s</w:t>
      </w:r>
      <w:r>
        <w:rPr>
          <w:rFonts w:ascii="Arial" w:eastAsia="Arial" w:hAnsi="Arial" w:cs="Arial"/>
          <w:color w:val="000000"/>
          <w:sz w:val="24"/>
          <w:szCs w:val="24"/>
        </w:rPr>
        <w:t xml:space="preserve">e modo, cabe </w:t>
      </w:r>
      <w:r w:rsidR="00620C41">
        <w:rPr>
          <w:rFonts w:ascii="Arial" w:eastAsia="Arial" w:hAnsi="Arial" w:cs="Arial"/>
          <w:color w:val="000000"/>
          <w:sz w:val="24"/>
          <w:szCs w:val="24"/>
        </w:rPr>
        <w:t>à</w:t>
      </w:r>
      <w:r>
        <w:rPr>
          <w:rFonts w:ascii="Arial" w:eastAsia="Arial" w:hAnsi="Arial" w:cs="Arial"/>
          <w:color w:val="000000"/>
          <w:sz w:val="24"/>
          <w:szCs w:val="24"/>
        </w:rPr>
        <w:t xml:space="preserve"> equipe</w:t>
      </w:r>
      <w:r w:rsidR="001301B5">
        <w:rPr>
          <w:rFonts w:ascii="Arial" w:eastAsia="Arial" w:hAnsi="Arial" w:cs="Arial"/>
          <w:color w:val="000000"/>
          <w:sz w:val="24"/>
          <w:szCs w:val="24"/>
        </w:rPr>
        <w:t xml:space="preserve"> </w:t>
      </w:r>
      <w:r w:rsidR="001301C1" w:rsidRPr="00B2611A">
        <w:rPr>
          <w:rFonts w:ascii="Arial" w:eastAsia="Arial" w:hAnsi="Arial" w:cs="Arial"/>
          <w:color w:val="000000"/>
          <w:sz w:val="24"/>
          <w:szCs w:val="24"/>
        </w:rPr>
        <w:t>o cuidado com a logística tecnológica</w:t>
      </w:r>
      <w:r>
        <w:rPr>
          <w:rFonts w:ascii="Arial" w:eastAsia="Arial" w:hAnsi="Arial" w:cs="Arial"/>
          <w:color w:val="000000"/>
          <w:sz w:val="24"/>
          <w:szCs w:val="24"/>
        </w:rPr>
        <w:t xml:space="preserve">, </w:t>
      </w:r>
      <w:r w:rsidR="001301C1" w:rsidRPr="00B2611A">
        <w:rPr>
          <w:rFonts w:ascii="Arial" w:eastAsia="Arial" w:hAnsi="Arial" w:cs="Arial"/>
          <w:color w:val="000000"/>
          <w:sz w:val="24"/>
          <w:szCs w:val="24"/>
        </w:rPr>
        <w:t>garanti</w:t>
      </w:r>
      <w:r>
        <w:rPr>
          <w:rFonts w:ascii="Arial" w:eastAsia="Arial" w:hAnsi="Arial" w:cs="Arial"/>
          <w:color w:val="000000"/>
          <w:sz w:val="24"/>
          <w:szCs w:val="24"/>
        </w:rPr>
        <w:t>ndo</w:t>
      </w:r>
      <w:r w:rsidR="001301C1" w:rsidRPr="00B2611A">
        <w:rPr>
          <w:rFonts w:ascii="Arial" w:eastAsia="Arial" w:hAnsi="Arial" w:cs="Arial"/>
          <w:color w:val="000000"/>
          <w:sz w:val="24"/>
          <w:szCs w:val="24"/>
        </w:rPr>
        <w:t xml:space="preserve"> </w:t>
      </w:r>
      <w:r>
        <w:rPr>
          <w:rFonts w:ascii="Arial" w:eastAsia="Arial" w:hAnsi="Arial" w:cs="Arial"/>
          <w:color w:val="000000"/>
          <w:sz w:val="24"/>
          <w:szCs w:val="24"/>
        </w:rPr>
        <w:t>a</w:t>
      </w:r>
      <w:r w:rsidR="001301C1" w:rsidRPr="00B2611A">
        <w:rPr>
          <w:rFonts w:ascii="Arial" w:eastAsia="Arial" w:hAnsi="Arial" w:cs="Arial"/>
          <w:color w:val="000000"/>
          <w:sz w:val="24"/>
          <w:szCs w:val="24"/>
        </w:rPr>
        <w:t xml:space="preserve"> conformidade dos atos investigativos com a legalidade e confiabilidade das informações colhidas por técnicas como cruzamento de dados e gravações de imagens e sons.</w:t>
      </w:r>
      <w:r>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Ao identificar as áreas da investigação com maior risco</w:t>
      </w:r>
      <w:r w:rsidR="00023382">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a equipe poderá testar meios de controle eficaz</w:t>
      </w:r>
      <w:r w:rsidR="00620C41">
        <w:rPr>
          <w:rFonts w:ascii="Arial" w:eastAsia="Arial" w:hAnsi="Arial" w:cs="Arial"/>
          <w:color w:val="000000"/>
          <w:sz w:val="24"/>
          <w:szCs w:val="24"/>
        </w:rPr>
        <w:t>es</w:t>
      </w:r>
      <w:r w:rsidR="001301C1" w:rsidRPr="0068691B">
        <w:rPr>
          <w:rFonts w:ascii="Arial" w:eastAsia="Arial" w:hAnsi="Arial" w:cs="Arial"/>
          <w:color w:val="000000"/>
          <w:sz w:val="24"/>
          <w:szCs w:val="24"/>
        </w:rPr>
        <w:t xml:space="preserve"> para impedir seu acontecimento. </w:t>
      </w:r>
    </w:p>
    <w:p w14:paraId="0B066656" w14:textId="77777777" w:rsidR="001301B5" w:rsidRDefault="001301B5">
      <w:pPr>
        <w:spacing w:beforeLines="24" w:before="57" w:afterLines="24" w:after="57" w:line="360" w:lineRule="auto"/>
        <w:jc w:val="both"/>
        <w:rPr>
          <w:rFonts w:ascii="Arial" w:eastAsia="Arial" w:hAnsi="Arial" w:cs="Arial"/>
          <w:color w:val="000000"/>
          <w:sz w:val="24"/>
          <w:szCs w:val="24"/>
        </w:rPr>
      </w:pPr>
    </w:p>
    <w:p w14:paraId="0F90A03A" w14:textId="77777777" w:rsidR="001301B5" w:rsidRDefault="001301B5">
      <w:pPr>
        <w:spacing w:beforeLines="24" w:before="57" w:afterLines="24" w:after="57" w:line="360" w:lineRule="auto"/>
        <w:jc w:val="both"/>
        <w:rPr>
          <w:rFonts w:ascii="Arial" w:eastAsia="Arial" w:hAnsi="Arial" w:cs="Arial"/>
          <w:color w:val="000000"/>
          <w:sz w:val="24"/>
          <w:szCs w:val="24"/>
        </w:rPr>
      </w:pPr>
    </w:p>
    <w:p w14:paraId="3A5F8047" w14:textId="77777777" w:rsidR="001301B5" w:rsidRDefault="001301B5">
      <w:pPr>
        <w:spacing w:beforeLines="24" w:before="57" w:afterLines="24" w:after="57" w:line="360" w:lineRule="auto"/>
        <w:jc w:val="both"/>
        <w:rPr>
          <w:rFonts w:ascii="Arial" w:eastAsia="Arial" w:hAnsi="Arial" w:cs="Arial"/>
          <w:color w:val="000000"/>
          <w:sz w:val="24"/>
          <w:szCs w:val="24"/>
        </w:rPr>
      </w:pPr>
    </w:p>
    <w:p w14:paraId="48FC92E6" w14:textId="77777777" w:rsidR="009973B9" w:rsidRDefault="009973B9">
      <w:pPr>
        <w:spacing w:beforeLines="24" w:before="57" w:afterLines="24" w:after="57" w:line="360" w:lineRule="auto"/>
        <w:jc w:val="both"/>
        <w:rPr>
          <w:rFonts w:ascii="Arial" w:eastAsia="Arial" w:hAnsi="Arial" w:cs="Arial"/>
          <w:color w:val="000000"/>
          <w:sz w:val="24"/>
          <w:szCs w:val="24"/>
        </w:rPr>
      </w:pPr>
    </w:p>
    <w:p w14:paraId="7CC8E7E6" w14:textId="77777777" w:rsidR="001301B5" w:rsidRDefault="001301B5">
      <w:pPr>
        <w:spacing w:beforeLines="24" w:before="57" w:afterLines="24" w:after="57" w:line="360" w:lineRule="auto"/>
        <w:jc w:val="both"/>
        <w:rPr>
          <w:rFonts w:ascii="Arial" w:eastAsia="Arial" w:hAnsi="Arial" w:cs="Arial"/>
          <w:color w:val="000000"/>
          <w:sz w:val="24"/>
          <w:szCs w:val="24"/>
        </w:rPr>
      </w:pPr>
    </w:p>
    <w:p w14:paraId="4F61A1F5" w14:textId="6009019F" w:rsidR="000327A2" w:rsidRDefault="00F10486" w:rsidP="0068691B">
      <w:pPr>
        <w:spacing w:beforeLines="24" w:before="57" w:afterLines="24" w:after="57"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lastRenderedPageBreak/>
        <w:t>&lt;H1&gt;</w:t>
      </w:r>
      <w:r w:rsidR="001F5BD1" w:rsidRPr="0068691B">
        <w:rPr>
          <w:rFonts w:ascii="Arial" w:eastAsia="Arial" w:hAnsi="Arial" w:cs="Arial"/>
          <w:b/>
          <w:bCs/>
          <w:color w:val="000000"/>
          <w:sz w:val="24"/>
          <w:szCs w:val="24"/>
        </w:rPr>
        <w:t xml:space="preserve">Aula </w:t>
      </w:r>
      <w:r w:rsidR="001301C1" w:rsidRPr="0068691B">
        <w:rPr>
          <w:rFonts w:ascii="Arial" w:eastAsia="Arial" w:hAnsi="Arial" w:cs="Arial"/>
          <w:b/>
          <w:bCs/>
          <w:color w:val="000000"/>
          <w:sz w:val="24"/>
          <w:szCs w:val="24"/>
        </w:rPr>
        <w:t>5</w:t>
      </w:r>
      <w:r w:rsidR="00BD3EFC" w:rsidRPr="0068691B">
        <w:rPr>
          <w:rFonts w:ascii="Arial" w:eastAsia="Arial" w:hAnsi="Arial" w:cs="Arial"/>
          <w:b/>
          <w:bCs/>
          <w:color w:val="000000"/>
          <w:sz w:val="24"/>
          <w:szCs w:val="24"/>
        </w:rPr>
        <w:t xml:space="preserve"> </w:t>
      </w:r>
      <w:r w:rsidR="00434FD9">
        <w:rPr>
          <w:rFonts w:ascii="Arial" w:eastAsia="Arial" w:hAnsi="Arial" w:cs="Arial"/>
          <w:b/>
          <w:bCs/>
          <w:color w:val="000000"/>
          <w:sz w:val="24"/>
          <w:szCs w:val="24"/>
        </w:rPr>
        <w:t>–</w:t>
      </w:r>
      <w:r w:rsidR="00434FD9" w:rsidRPr="0068691B">
        <w:rPr>
          <w:rFonts w:ascii="Arial" w:eastAsia="Arial" w:hAnsi="Arial" w:cs="Arial"/>
          <w:b/>
          <w:bCs/>
          <w:color w:val="000000"/>
          <w:sz w:val="24"/>
          <w:szCs w:val="24"/>
        </w:rPr>
        <w:t xml:space="preserve"> </w:t>
      </w:r>
      <w:r w:rsidR="001301C1" w:rsidRPr="0068691B">
        <w:rPr>
          <w:rFonts w:ascii="Arial" w:eastAsia="Arial" w:hAnsi="Arial" w:cs="Arial"/>
          <w:b/>
          <w:bCs/>
          <w:color w:val="000000"/>
          <w:sz w:val="24"/>
          <w:szCs w:val="24"/>
        </w:rPr>
        <w:t>Evidências de prova</w:t>
      </w:r>
      <w:r>
        <w:rPr>
          <w:rFonts w:ascii="Arial" w:eastAsia="Arial" w:hAnsi="Arial" w:cs="Arial"/>
          <w:b/>
          <w:sz w:val="24"/>
          <w:szCs w:val="24"/>
          <w:shd w:val="clear" w:color="auto" w:fill="4A86E8"/>
        </w:rPr>
        <w:t xml:space="preserve"> &lt;H1/&gt;</w:t>
      </w:r>
    </w:p>
    <w:p w14:paraId="72621D98" w14:textId="77777777" w:rsidR="00F10486" w:rsidRPr="0068691B" w:rsidRDefault="00F10486" w:rsidP="0068691B">
      <w:pPr>
        <w:spacing w:beforeLines="24" w:before="57" w:afterLines="24" w:after="57" w:line="360" w:lineRule="auto"/>
        <w:jc w:val="both"/>
        <w:rPr>
          <w:rFonts w:ascii="Arial" w:hAnsi="Arial" w:cs="Arial"/>
          <w:b/>
          <w:bCs/>
          <w:sz w:val="24"/>
          <w:szCs w:val="24"/>
        </w:rPr>
      </w:pPr>
    </w:p>
    <w:p w14:paraId="3C928210" w14:textId="4107A4F5" w:rsidR="001301B5" w:rsidRDefault="00F10486"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 xml:space="preserve"> </w:t>
      </w:r>
      <w:r>
        <w:rPr>
          <w:rFonts w:ascii="Arial" w:eastAsia="Times New Roman" w:hAnsi="Arial" w:cs="Arial"/>
          <w:b/>
          <w:sz w:val="24"/>
          <w:szCs w:val="24"/>
        </w:rPr>
        <w:t>Contextualizando...</w:t>
      </w:r>
      <w:r>
        <w:rPr>
          <w:rFonts w:ascii="Arial" w:eastAsia="Arial" w:hAnsi="Arial" w:cs="Arial"/>
          <w:b/>
          <w:sz w:val="24"/>
          <w:szCs w:val="24"/>
          <w:shd w:val="clear" w:color="auto" w:fill="4A86E8"/>
        </w:rPr>
        <w:t xml:space="preserve"> &lt;H2/&gt;</w:t>
      </w:r>
    </w:p>
    <w:p w14:paraId="6E9C561A" w14:textId="77777777" w:rsidR="0045283B" w:rsidRDefault="0045283B" w:rsidP="00F10486">
      <w:pPr>
        <w:autoSpaceDE w:val="0"/>
        <w:autoSpaceDN w:val="0"/>
        <w:adjustRightInd w:val="0"/>
        <w:spacing w:before="120" w:after="120" w:line="360" w:lineRule="auto"/>
        <w:jc w:val="both"/>
        <w:rPr>
          <w:rFonts w:ascii="Arial" w:eastAsia="Arial" w:hAnsi="Arial" w:cs="Arial"/>
          <w:color w:val="000000"/>
          <w:sz w:val="24"/>
          <w:szCs w:val="24"/>
        </w:rPr>
      </w:pPr>
    </w:p>
    <w:p w14:paraId="3F24E1C3" w14:textId="4C4E6790" w:rsidR="001301B5" w:rsidRDefault="00886530" w:rsidP="00F10486">
      <w:pPr>
        <w:autoSpaceDE w:val="0"/>
        <w:autoSpaceDN w:val="0"/>
        <w:adjustRightInd w:val="0"/>
        <w:spacing w:before="120" w:after="120"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Desde o início do curso</w:t>
      </w:r>
      <w:r w:rsidR="00023382">
        <w:rPr>
          <w:rFonts w:ascii="Arial" w:eastAsia="Arial" w:hAnsi="Arial" w:cs="Arial"/>
          <w:color w:val="000000"/>
          <w:sz w:val="24"/>
          <w:szCs w:val="24"/>
        </w:rPr>
        <w:t>,</w:t>
      </w:r>
      <w:r w:rsidRPr="0068691B">
        <w:rPr>
          <w:rFonts w:ascii="Arial" w:eastAsia="Arial" w:hAnsi="Arial" w:cs="Arial"/>
          <w:color w:val="000000"/>
          <w:sz w:val="24"/>
          <w:szCs w:val="24"/>
        </w:rPr>
        <w:t xml:space="preserve"> </w:t>
      </w:r>
      <w:r w:rsidR="001301B5">
        <w:rPr>
          <w:rFonts w:ascii="Arial" w:eastAsia="Arial" w:hAnsi="Arial" w:cs="Arial"/>
          <w:color w:val="000000"/>
          <w:sz w:val="24"/>
          <w:szCs w:val="24"/>
        </w:rPr>
        <w:t xml:space="preserve">utilizamos </w:t>
      </w:r>
      <w:r w:rsidRPr="0068691B">
        <w:rPr>
          <w:rFonts w:ascii="Arial" w:eastAsia="Arial" w:hAnsi="Arial" w:cs="Arial"/>
          <w:color w:val="000000"/>
          <w:sz w:val="24"/>
          <w:szCs w:val="24"/>
        </w:rPr>
        <w:t>o termo evidências</w:t>
      </w:r>
      <w:r w:rsidR="001301B5">
        <w:rPr>
          <w:rFonts w:ascii="Arial" w:eastAsia="Arial" w:hAnsi="Arial" w:cs="Arial"/>
          <w:color w:val="000000"/>
          <w:sz w:val="24"/>
          <w:szCs w:val="24"/>
        </w:rPr>
        <w:t>. Mas, afinal</w:t>
      </w:r>
      <w:r w:rsidR="00620C41">
        <w:rPr>
          <w:rFonts w:ascii="Arial" w:eastAsia="Arial" w:hAnsi="Arial" w:cs="Arial"/>
          <w:color w:val="000000"/>
          <w:sz w:val="24"/>
          <w:szCs w:val="24"/>
        </w:rPr>
        <w:t>,</w:t>
      </w:r>
      <w:r w:rsidR="001301B5">
        <w:rPr>
          <w:rFonts w:ascii="Arial" w:eastAsia="Arial" w:hAnsi="Arial" w:cs="Arial"/>
          <w:color w:val="000000"/>
          <w:sz w:val="24"/>
          <w:szCs w:val="24"/>
        </w:rPr>
        <w:t xml:space="preserve"> o que é a evidência?</w:t>
      </w:r>
    </w:p>
    <w:p w14:paraId="328FE86E" w14:textId="3BB5A399" w:rsidR="00886530" w:rsidRPr="00E81C66" w:rsidRDefault="001301B5">
      <w:pPr>
        <w:autoSpaceDE w:val="0"/>
        <w:autoSpaceDN w:val="0"/>
        <w:adjustRightInd w:val="0"/>
        <w:spacing w:before="120" w:after="120" w:line="360" w:lineRule="auto"/>
        <w:jc w:val="both"/>
        <w:rPr>
          <w:rFonts w:ascii="Arial" w:eastAsia="Arial" w:hAnsi="Arial" w:cs="Arial"/>
          <w:color w:val="000000"/>
          <w:sz w:val="24"/>
          <w:szCs w:val="24"/>
        </w:rPr>
      </w:pPr>
      <w:r>
        <w:rPr>
          <w:rFonts w:ascii="Arial" w:eastAsia="Arial" w:hAnsi="Arial" w:cs="Arial"/>
          <w:color w:val="000000"/>
          <w:sz w:val="24"/>
          <w:szCs w:val="24"/>
        </w:rPr>
        <w:t>A equipe de investigação deve sempre avaliar a qualidade da evidência como suporte para as provas</w:t>
      </w:r>
      <w:r w:rsidR="00D43B6E">
        <w:rPr>
          <w:rFonts w:ascii="Arial" w:eastAsia="Arial" w:hAnsi="Arial" w:cs="Arial"/>
          <w:color w:val="000000"/>
          <w:sz w:val="24"/>
          <w:szCs w:val="24"/>
        </w:rPr>
        <w:t xml:space="preserve">, pois trata-se de um elemento fundamental para a investigação criminal </w:t>
      </w:r>
      <w:r w:rsidR="00886530" w:rsidRPr="0068691B">
        <w:rPr>
          <w:rFonts w:ascii="Arial" w:eastAsia="Arial" w:hAnsi="Arial" w:cs="Arial"/>
          <w:color w:val="000000"/>
          <w:sz w:val="24"/>
          <w:szCs w:val="24"/>
        </w:rPr>
        <w:t>por ser seu principal obj</w:t>
      </w:r>
      <w:r w:rsidR="004C4C64">
        <w:rPr>
          <w:rFonts w:ascii="Arial" w:eastAsia="Arial" w:hAnsi="Arial" w:cs="Arial"/>
          <w:color w:val="000000"/>
          <w:sz w:val="24"/>
          <w:szCs w:val="24"/>
        </w:rPr>
        <w:t>eto, já que é pela análise das evidências que o processo investigatório identifica a prática do crime</w:t>
      </w:r>
      <w:r w:rsidR="00886530" w:rsidRPr="0068691B">
        <w:rPr>
          <w:rFonts w:ascii="Arial" w:eastAsia="Arial" w:hAnsi="Arial" w:cs="Arial"/>
          <w:color w:val="000000"/>
          <w:sz w:val="24"/>
          <w:szCs w:val="24"/>
        </w:rPr>
        <w:t>.</w:t>
      </w:r>
      <w:r w:rsidR="0045283B">
        <w:rPr>
          <w:rFonts w:ascii="Arial" w:eastAsia="Arial" w:hAnsi="Arial" w:cs="Arial"/>
          <w:color w:val="000000"/>
          <w:sz w:val="24"/>
          <w:szCs w:val="24"/>
        </w:rPr>
        <w:t xml:space="preserve"> A partir de agora, vamos conhecer o conceito de evidência e sua importância para o processo investigatório.</w:t>
      </w:r>
    </w:p>
    <w:p w14:paraId="11CEE6B5" w14:textId="77777777" w:rsidR="00152509" w:rsidRPr="009372E1" w:rsidRDefault="00152509" w:rsidP="00F10486">
      <w:pPr>
        <w:autoSpaceDE w:val="0"/>
        <w:autoSpaceDN w:val="0"/>
        <w:adjustRightInd w:val="0"/>
        <w:spacing w:before="120" w:after="120" w:line="360" w:lineRule="auto"/>
        <w:jc w:val="both"/>
        <w:rPr>
          <w:rFonts w:ascii="Arial" w:eastAsia="Arial" w:hAnsi="Arial" w:cs="Arial"/>
          <w:b/>
          <w:sz w:val="24"/>
          <w:szCs w:val="24"/>
          <w:shd w:val="clear" w:color="auto" w:fill="4A86E8"/>
        </w:rPr>
      </w:pPr>
    </w:p>
    <w:p w14:paraId="28A66073" w14:textId="54702037" w:rsidR="00152509" w:rsidRPr="009372E1" w:rsidRDefault="00152509" w:rsidP="00152509">
      <w:pPr>
        <w:autoSpaceDE w:val="0"/>
        <w:autoSpaceDN w:val="0"/>
        <w:adjustRightInd w:val="0"/>
        <w:spacing w:before="120" w:after="120"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t>&lt;H2&gt;</w:t>
      </w:r>
      <w:r>
        <w:rPr>
          <w:rFonts w:ascii="Arial" w:eastAsia="Arial" w:hAnsi="Arial" w:cs="Arial"/>
          <w:b/>
          <w:color w:val="000000"/>
          <w:sz w:val="24"/>
          <w:szCs w:val="24"/>
        </w:rPr>
        <w:t>O que é evidência</w:t>
      </w:r>
      <w:r>
        <w:rPr>
          <w:rFonts w:ascii="Arial" w:eastAsia="Arial" w:hAnsi="Arial" w:cs="Arial"/>
          <w:b/>
          <w:sz w:val="24"/>
          <w:szCs w:val="24"/>
          <w:shd w:val="clear" w:color="auto" w:fill="4A86E8"/>
        </w:rPr>
        <w:t xml:space="preserve"> &lt;H2/&gt;</w:t>
      </w:r>
    </w:p>
    <w:p w14:paraId="6F8F1962" w14:textId="77777777" w:rsidR="000327A2" w:rsidRPr="0068691B" w:rsidRDefault="000327A2" w:rsidP="0068691B">
      <w:pPr>
        <w:spacing w:beforeLines="24" w:before="57" w:afterLines="24" w:after="57" w:line="360" w:lineRule="auto"/>
        <w:jc w:val="both"/>
        <w:rPr>
          <w:rFonts w:ascii="Arial" w:eastAsia="Arial" w:hAnsi="Arial" w:cs="Arial"/>
          <w:color w:val="000000"/>
          <w:sz w:val="24"/>
          <w:szCs w:val="24"/>
        </w:rPr>
      </w:pPr>
    </w:p>
    <w:p w14:paraId="2A952450" w14:textId="55C115B7" w:rsidR="00C97880"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De uma forma </w:t>
      </w:r>
      <w:r w:rsidR="0045283B" w:rsidRPr="0068691B">
        <w:rPr>
          <w:rFonts w:ascii="Arial" w:eastAsia="Arial" w:hAnsi="Arial" w:cs="Arial"/>
          <w:color w:val="000000"/>
          <w:sz w:val="24"/>
          <w:szCs w:val="24"/>
        </w:rPr>
        <w:t>geral</w:t>
      </w:r>
      <w:r w:rsidR="0045283B">
        <w:rPr>
          <w:rFonts w:ascii="Arial" w:eastAsia="Arial" w:hAnsi="Arial" w:cs="Arial"/>
          <w:color w:val="000000"/>
          <w:sz w:val="24"/>
          <w:szCs w:val="24"/>
        </w:rPr>
        <w:t>,</w:t>
      </w:r>
      <w:r w:rsidR="0045283B" w:rsidRPr="0068691B">
        <w:rPr>
          <w:rFonts w:ascii="Arial" w:eastAsia="Arial" w:hAnsi="Arial" w:cs="Arial"/>
          <w:color w:val="000000"/>
          <w:sz w:val="24"/>
          <w:szCs w:val="24"/>
        </w:rPr>
        <w:t xml:space="preserve"> encontramos</w:t>
      </w:r>
      <w:r w:rsidRPr="0068691B">
        <w:rPr>
          <w:rFonts w:ascii="Arial" w:eastAsia="Arial" w:hAnsi="Arial" w:cs="Arial"/>
          <w:color w:val="000000"/>
          <w:sz w:val="24"/>
          <w:szCs w:val="24"/>
        </w:rPr>
        <w:t xml:space="preserve"> nos dicionários a informação de que </w:t>
      </w:r>
      <w:r w:rsidRPr="00E81C66">
        <w:rPr>
          <w:rFonts w:ascii="Arial" w:eastAsia="Arial" w:hAnsi="Arial" w:cs="Arial"/>
          <w:bCs/>
          <w:color w:val="000000"/>
          <w:sz w:val="24"/>
          <w:szCs w:val="24"/>
        </w:rPr>
        <w:t>evidência</w:t>
      </w:r>
      <w:r w:rsidR="00F044CE" w:rsidRPr="00E81C66">
        <w:rPr>
          <w:rFonts w:ascii="Arial" w:eastAsia="Arial" w:hAnsi="Arial" w:cs="Arial"/>
          <w:bCs/>
          <w:color w:val="000000"/>
          <w:sz w:val="24"/>
          <w:szCs w:val="24"/>
        </w:rPr>
        <w:t xml:space="preserve"> </w:t>
      </w:r>
      <w:r w:rsidR="0045283B">
        <w:rPr>
          <w:rFonts w:ascii="Arial" w:eastAsia="Arial" w:hAnsi="Arial" w:cs="Arial"/>
          <w:color w:val="000000"/>
          <w:sz w:val="24"/>
          <w:szCs w:val="24"/>
        </w:rPr>
        <w:t xml:space="preserve">se </w:t>
      </w:r>
      <w:r w:rsidR="006D5C79" w:rsidRPr="0068691B">
        <w:rPr>
          <w:rFonts w:ascii="Arial" w:eastAsia="Arial" w:hAnsi="Arial" w:cs="Arial"/>
          <w:color w:val="000000"/>
          <w:sz w:val="24"/>
          <w:szCs w:val="24"/>
        </w:rPr>
        <w:t xml:space="preserve">refere </w:t>
      </w:r>
      <w:r w:rsidR="00421768">
        <w:rPr>
          <w:rFonts w:ascii="Arial" w:eastAsia="Arial" w:hAnsi="Arial" w:cs="Arial"/>
          <w:color w:val="000000"/>
          <w:sz w:val="24"/>
          <w:szCs w:val="24"/>
        </w:rPr>
        <w:t>à</w:t>
      </w:r>
      <w:r w:rsidRPr="0068691B">
        <w:rPr>
          <w:rFonts w:ascii="Arial" w:eastAsia="Arial" w:hAnsi="Arial" w:cs="Arial"/>
          <w:color w:val="000000"/>
          <w:sz w:val="24"/>
          <w:szCs w:val="24"/>
        </w:rPr>
        <w:t xml:space="preserve"> qualidade ou </w:t>
      </w:r>
      <w:r w:rsidR="00421768">
        <w:rPr>
          <w:rFonts w:ascii="Arial" w:eastAsia="Arial" w:hAnsi="Arial" w:cs="Arial"/>
          <w:color w:val="000000"/>
          <w:sz w:val="24"/>
          <w:szCs w:val="24"/>
        </w:rPr>
        <w:t xml:space="preserve">ao </w:t>
      </w:r>
      <w:r w:rsidRPr="0068691B">
        <w:rPr>
          <w:rFonts w:ascii="Arial" w:eastAsia="Arial" w:hAnsi="Arial" w:cs="Arial"/>
          <w:color w:val="000000"/>
          <w:sz w:val="24"/>
          <w:szCs w:val="24"/>
        </w:rPr>
        <w:t xml:space="preserve">caráter do que </w:t>
      </w:r>
      <w:r w:rsidR="006D5C79" w:rsidRPr="0068691B">
        <w:rPr>
          <w:rFonts w:ascii="Arial" w:eastAsia="Arial" w:hAnsi="Arial" w:cs="Arial"/>
          <w:color w:val="000000"/>
          <w:sz w:val="24"/>
          <w:szCs w:val="24"/>
        </w:rPr>
        <w:t>está</w:t>
      </w:r>
      <w:r w:rsidRPr="0068691B">
        <w:rPr>
          <w:rFonts w:ascii="Arial" w:eastAsia="Arial" w:hAnsi="Arial" w:cs="Arial"/>
          <w:color w:val="000000"/>
          <w:sz w:val="24"/>
          <w:szCs w:val="24"/>
        </w:rPr>
        <w:t xml:space="preserve"> evidente</w:t>
      </w:r>
      <w:r w:rsidR="00421768">
        <w:rPr>
          <w:rFonts w:ascii="Arial" w:eastAsia="Arial" w:hAnsi="Arial" w:cs="Arial"/>
          <w:color w:val="000000"/>
          <w:sz w:val="24"/>
          <w:szCs w:val="24"/>
        </w:rPr>
        <w:t>,</w:t>
      </w:r>
      <w:r w:rsidR="004C4C64">
        <w:rPr>
          <w:rFonts w:ascii="Arial" w:eastAsia="Arial" w:hAnsi="Arial" w:cs="Arial"/>
          <w:color w:val="000000"/>
          <w:sz w:val="24"/>
          <w:szCs w:val="24"/>
        </w:rPr>
        <w:t xml:space="preserve"> não</w:t>
      </w:r>
      <w:r w:rsidR="006D5C79" w:rsidRPr="0068691B">
        <w:rPr>
          <w:rFonts w:ascii="Arial" w:eastAsia="Arial" w:hAnsi="Arial" w:cs="Arial"/>
          <w:color w:val="000000"/>
          <w:sz w:val="24"/>
          <w:szCs w:val="24"/>
        </w:rPr>
        <w:t xml:space="preserve"> deixa</w:t>
      </w:r>
      <w:r w:rsidR="00421768">
        <w:rPr>
          <w:rFonts w:ascii="Arial" w:eastAsia="Arial" w:hAnsi="Arial" w:cs="Arial"/>
          <w:color w:val="000000"/>
          <w:sz w:val="24"/>
          <w:szCs w:val="24"/>
        </w:rPr>
        <w:t>ndo</w:t>
      </w:r>
      <w:r w:rsidR="006D5C79" w:rsidRPr="0068691B">
        <w:rPr>
          <w:rFonts w:ascii="Arial" w:eastAsia="Arial" w:hAnsi="Arial" w:cs="Arial"/>
          <w:color w:val="000000"/>
          <w:sz w:val="24"/>
          <w:szCs w:val="24"/>
        </w:rPr>
        <w:t xml:space="preserve"> margem para a</w:t>
      </w:r>
      <w:r w:rsidRPr="0068691B">
        <w:rPr>
          <w:rFonts w:ascii="Arial" w:eastAsia="Arial" w:hAnsi="Arial" w:cs="Arial"/>
          <w:color w:val="000000"/>
          <w:sz w:val="24"/>
          <w:szCs w:val="24"/>
        </w:rPr>
        <w:t xml:space="preserve"> dúvida</w:t>
      </w:r>
      <w:r w:rsidR="00421768">
        <w:rPr>
          <w:rFonts w:ascii="Arial" w:eastAsia="Arial" w:hAnsi="Arial" w:cs="Arial"/>
          <w:color w:val="000000"/>
          <w:sz w:val="24"/>
          <w:szCs w:val="24"/>
        </w:rPr>
        <w:t>; o</w:t>
      </w:r>
      <w:r w:rsidR="0045283B">
        <w:rPr>
          <w:rFonts w:ascii="Arial" w:eastAsia="Arial" w:hAnsi="Arial" w:cs="Arial"/>
          <w:color w:val="000000"/>
          <w:sz w:val="24"/>
          <w:szCs w:val="24"/>
        </w:rPr>
        <w:t>u</w:t>
      </w:r>
      <w:r w:rsidR="00421768">
        <w:rPr>
          <w:rFonts w:ascii="Arial" w:eastAsia="Arial" w:hAnsi="Arial" w:cs="Arial"/>
          <w:color w:val="000000"/>
          <w:sz w:val="24"/>
          <w:szCs w:val="24"/>
        </w:rPr>
        <w:t>,</w:t>
      </w:r>
      <w:r w:rsidR="0045283B">
        <w:rPr>
          <w:rFonts w:ascii="Arial" w:eastAsia="Arial" w:hAnsi="Arial" w:cs="Arial"/>
          <w:color w:val="000000"/>
          <w:sz w:val="24"/>
          <w:szCs w:val="24"/>
        </w:rPr>
        <w:t xml:space="preserve"> ainda, </w:t>
      </w:r>
      <w:r w:rsidRPr="0068691B">
        <w:rPr>
          <w:rFonts w:ascii="Arial" w:eastAsia="Arial" w:hAnsi="Arial" w:cs="Arial"/>
          <w:color w:val="000000"/>
          <w:sz w:val="24"/>
          <w:szCs w:val="24"/>
        </w:rPr>
        <w:t xml:space="preserve">que </w:t>
      </w:r>
      <w:r w:rsidR="0045283B">
        <w:rPr>
          <w:rFonts w:ascii="Arial" w:eastAsia="Arial" w:hAnsi="Arial" w:cs="Arial"/>
          <w:color w:val="000000"/>
          <w:sz w:val="24"/>
          <w:szCs w:val="24"/>
        </w:rPr>
        <w:t xml:space="preserve">a </w:t>
      </w:r>
      <w:r w:rsidRPr="00E81C66">
        <w:rPr>
          <w:rFonts w:ascii="Arial" w:eastAsia="Arial" w:hAnsi="Arial" w:cs="Arial"/>
          <w:bCs/>
          <w:color w:val="000000"/>
          <w:sz w:val="24"/>
          <w:szCs w:val="24"/>
        </w:rPr>
        <w:t>evidência</w:t>
      </w:r>
      <w:r w:rsidRPr="0068691B">
        <w:rPr>
          <w:rFonts w:ascii="Arial" w:eastAsia="Arial" w:hAnsi="Arial" w:cs="Arial"/>
          <w:color w:val="000000"/>
          <w:sz w:val="24"/>
          <w:szCs w:val="24"/>
        </w:rPr>
        <w:t xml:space="preserve"> é tudo</w:t>
      </w:r>
      <w:r w:rsidR="006D5C79" w:rsidRPr="0068691B">
        <w:rPr>
          <w:rFonts w:ascii="Arial" w:eastAsia="Arial" w:hAnsi="Arial" w:cs="Arial"/>
          <w:color w:val="000000"/>
          <w:sz w:val="24"/>
          <w:szCs w:val="24"/>
        </w:rPr>
        <w:t xml:space="preserve"> aquilo</w:t>
      </w:r>
      <w:r w:rsidRPr="0068691B">
        <w:rPr>
          <w:rFonts w:ascii="Arial" w:eastAsia="Arial" w:hAnsi="Arial" w:cs="Arial"/>
          <w:color w:val="000000"/>
          <w:sz w:val="24"/>
          <w:szCs w:val="24"/>
        </w:rPr>
        <w:t xml:space="preserve"> que pode ser usado para provar que uma determinada afirmação é verdadeira ou falsa. </w:t>
      </w:r>
    </w:p>
    <w:p w14:paraId="095BB4F5" w14:textId="77777777" w:rsidR="00C97880" w:rsidRDefault="00C97880" w:rsidP="0068691B">
      <w:pPr>
        <w:spacing w:beforeLines="24" w:before="57" w:afterLines="24" w:after="57" w:line="360" w:lineRule="auto"/>
        <w:jc w:val="both"/>
        <w:rPr>
          <w:rFonts w:ascii="Arial" w:eastAsia="Arial" w:hAnsi="Arial" w:cs="Arial"/>
          <w:color w:val="000000"/>
          <w:sz w:val="24"/>
          <w:szCs w:val="24"/>
        </w:rPr>
      </w:pPr>
    </w:p>
    <w:p w14:paraId="3BBBDE6C" w14:textId="3150B97D" w:rsidR="00C97880" w:rsidRPr="00C97880" w:rsidRDefault="00C97880" w:rsidP="0068691B">
      <w:pPr>
        <w:spacing w:beforeLines="24" w:before="57" w:afterLines="24" w:after="57" w:line="360" w:lineRule="auto"/>
        <w:jc w:val="both"/>
        <w:rPr>
          <w:rFonts w:ascii="Arial" w:eastAsia="Arial" w:hAnsi="Arial" w:cs="Arial"/>
          <w:b/>
          <w:color w:val="FF0000"/>
          <w:sz w:val="24"/>
          <w:szCs w:val="24"/>
        </w:rPr>
      </w:pPr>
      <w:r w:rsidRPr="00C97880">
        <w:rPr>
          <w:rFonts w:ascii="Arial" w:eastAsia="Arial" w:hAnsi="Arial" w:cs="Arial"/>
          <w:b/>
          <w:color w:val="FF0000"/>
          <w:sz w:val="24"/>
          <w:szCs w:val="24"/>
        </w:rPr>
        <w:t>&lt;Abrir Destaque&gt;</w:t>
      </w:r>
    </w:p>
    <w:p w14:paraId="325F2B5B" w14:textId="77777777" w:rsidR="00C97880" w:rsidRPr="00C97880" w:rsidRDefault="0045283B" w:rsidP="0068691B">
      <w:pPr>
        <w:spacing w:beforeLines="24" w:before="57" w:afterLines="24" w:after="57" w:line="360" w:lineRule="auto"/>
        <w:jc w:val="both"/>
        <w:rPr>
          <w:rFonts w:ascii="Arial" w:eastAsia="Arial" w:hAnsi="Arial" w:cs="Arial"/>
          <w:color w:val="FF0000"/>
          <w:sz w:val="24"/>
          <w:szCs w:val="24"/>
        </w:rPr>
      </w:pPr>
      <w:r w:rsidRPr="00C97880">
        <w:rPr>
          <w:rFonts w:ascii="Arial" w:eastAsia="Arial" w:hAnsi="Arial" w:cs="Arial"/>
          <w:color w:val="FF0000"/>
          <w:sz w:val="24"/>
          <w:szCs w:val="24"/>
        </w:rPr>
        <w:t xml:space="preserve">Trazendo para o campo da investigação criminal, podemos dizer que o termo é </w:t>
      </w:r>
      <w:r w:rsidR="001301C1" w:rsidRPr="00C97880">
        <w:rPr>
          <w:rFonts w:ascii="Arial" w:eastAsia="Arial" w:hAnsi="Arial" w:cs="Arial"/>
          <w:color w:val="FF0000"/>
          <w:sz w:val="24"/>
          <w:szCs w:val="24"/>
        </w:rPr>
        <w:t>a informação obtida e usada para fundamentar a prova de autoria e materialidade do crime.</w:t>
      </w:r>
    </w:p>
    <w:p w14:paraId="00E8CB9A" w14:textId="7DD78897" w:rsidR="00C97880" w:rsidRPr="00C97880" w:rsidRDefault="00C97880" w:rsidP="0068691B">
      <w:pPr>
        <w:spacing w:beforeLines="24" w:before="57" w:afterLines="24" w:after="57" w:line="360" w:lineRule="auto"/>
        <w:jc w:val="both"/>
        <w:rPr>
          <w:rFonts w:ascii="Arial" w:eastAsia="Arial" w:hAnsi="Arial" w:cs="Arial"/>
          <w:b/>
          <w:color w:val="FF0000"/>
          <w:sz w:val="24"/>
          <w:szCs w:val="24"/>
        </w:rPr>
      </w:pPr>
      <w:r w:rsidRPr="00C97880">
        <w:rPr>
          <w:rFonts w:ascii="Arial" w:eastAsia="Arial" w:hAnsi="Arial" w:cs="Arial"/>
          <w:b/>
          <w:color w:val="FF0000"/>
          <w:sz w:val="24"/>
          <w:szCs w:val="24"/>
        </w:rPr>
        <w:t>&lt;Fechar Destaque&gt;</w:t>
      </w:r>
    </w:p>
    <w:p w14:paraId="450A6B1C" w14:textId="77777777" w:rsidR="00C97880" w:rsidRDefault="00C97880" w:rsidP="0068691B">
      <w:pPr>
        <w:spacing w:beforeLines="24" w:before="57" w:afterLines="24" w:after="57" w:line="360" w:lineRule="auto"/>
        <w:jc w:val="both"/>
        <w:rPr>
          <w:rFonts w:ascii="Arial" w:eastAsia="Arial" w:hAnsi="Arial" w:cs="Arial"/>
          <w:color w:val="000000"/>
          <w:sz w:val="24"/>
          <w:szCs w:val="24"/>
        </w:rPr>
      </w:pPr>
    </w:p>
    <w:p w14:paraId="749F26B1" w14:textId="080F10F6" w:rsidR="00C97880" w:rsidRDefault="001301C1" w:rsidP="0068691B">
      <w:pPr>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 Entretanto, quando falamos de processo penal, é preciso que se considere o contexto da norma processual </w:t>
      </w:r>
      <w:r w:rsidR="00F55BFA">
        <w:rPr>
          <w:rFonts w:ascii="Arial" w:eastAsia="Arial" w:hAnsi="Arial" w:cs="Arial"/>
          <w:color w:val="000000"/>
          <w:sz w:val="24"/>
          <w:szCs w:val="24"/>
        </w:rPr>
        <w:t>no seu conceito a respeito da formulação da prova.</w:t>
      </w:r>
    </w:p>
    <w:p w14:paraId="372337A5" w14:textId="6B6AE0F3" w:rsidR="004C4C64" w:rsidRPr="00C97880" w:rsidRDefault="00F55BFA" w:rsidP="0068691B">
      <w:pPr>
        <w:spacing w:beforeLines="24" w:before="57" w:afterLines="24" w:after="57" w:line="360" w:lineRule="auto"/>
        <w:jc w:val="both"/>
        <w:rPr>
          <w:rFonts w:ascii="Arial" w:hAnsi="Arial" w:cs="Arial"/>
          <w:sz w:val="24"/>
          <w:szCs w:val="24"/>
        </w:rPr>
      </w:pPr>
      <w:r>
        <w:rPr>
          <w:rFonts w:ascii="Arial" w:eastAsia="Arial" w:hAnsi="Arial" w:cs="Arial"/>
          <w:color w:val="000000"/>
          <w:sz w:val="24"/>
          <w:szCs w:val="24"/>
        </w:rPr>
        <w:t xml:space="preserve"> </w:t>
      </w:r>
      <w:r w:rsidR="001301C1" w:rsidRPr="0068691B">
        <w:rPr>
          <w:rFonts w:ascii="Arial" w:eastAsia="Arial" w:hAnsi="Arial" w:cs="Arial"/>
          <w:color w:val="000000"/>
          <w:sz w:val="24"/>
          <w:szCs w:val="24"/>
        </w:rPr>
        <w:t>Veja</w:t>
      </w:r>
      <w:r w:rsidR="00C97880">
        <w:rPr>
          <w:rFonts w:ascii="Arial" w:eastAsia="Arial" w:hAnsi="Arial" w:cs="Arial"/>
          <w:color w:val="000000"/>
          <w:sz w:val="24"/>
          <w:szCs w:val="24"/>
        </w:rPr>
        <w:t>mos</w:t>
      </w:r>
      <w:r w:rsidR="001301C1" w:rsidRPr="0068691B">
        <w:rPr>
          <w:rFonts w:ascii="Arial" w:eastAsia="Arial" w:hAnsi="Arial" w:cs="Arial"/>
          <w:color w:val="000000"/>
          <w:sz w:val="24"/>
          <w:szCs w:val="24"/>
        </w:rPr>
        <w:t xml:space="preserve"> a abordagem do </w:t>
      </w:r>
      <w:r w:rsidR="00023382">
        <w:rPr>
          <w:rFonts w:ascii="Arial" w:eastAsia="Arial" w:hAnsi="Arial" w:cs="Arial"/>
          <w:color w:val="000000"/>
          <w:sz w:val="24"/>
          <w:szCs w:val="24"/>
        </w:rPr>
        <w:t>C</w:t>
      </w:r>
      <w:r w:rsidR="001301C1" w:rsidRPr="0068691B">
        <w:rPr>
          <w:rFonts w:ascii="Arial" w:eastAsia="Arial" w:hAnsi="Arial" w:cs="Arial"/>
          <w:color w:val="000000"/>
          <w:sz w:val="24"/>
          <w:szCs w:val="24"/>
        </w:rPr>
        <w:t>ódigo de Processo Penal</w:t>
      </w:r>
      <w:r>
        <w:rPr>
          <w:rFonts w:ascii="Arial" w:eastAsia="Arial" w:hAnsi="Arial" w:cs="Arial"/>
          <w:color w:val="000000"/>
          <w:sz w:val="24"/>
          <w:szCs w:val="24"/>
        </w:rPr>
        <w:t xml:space="preserve"> </w:t>
      </w:r>
      <w:r w:rsidR="004C4C64">
        <w:rPr>
          <w:rFonts w:ascii="Arial" w:eastAsia="Arial" w:hAnsi="Arial" w:cs="Arial"/>
          <w:color w:val="000000"/>
          <w:sz w:val="24"/>
          <w:szCs w:val="24"/>
        </w:rPr>
        <w:t>b</w:t>
      </w:r>
      <w:r>
        <w:rPr>
          <w:rFonts w:ascii="Arial" w:eastAsia="Arial" w:hAnsi="Arial" w:cs="Arial"/>
          <w:color w:val="000000"/>
          <w:sz w:val="24"/>
          <w:szCs w:val="24"/>
        </w:rPr>
        <w:t>rasileiro</w:t>
      </w:r>
      <w:r w:rsidR="001301C1" w:rsidRPr="0068691B">
        <w:rPr>
          <w:rFonts w:ascii="Arial" w:eastAsia="Arial" w:hAnsi="Arial" w:cs="Arial"/>
          <w:color w:val="000000"/>
          <w:sz w:val="24"/>
          <w:szCs w:val="24"/>
        </w:rPr>
        <w:t xml:space="preserve"> no que diz respeito </w:t>
      </w:r>
      <w:r>
        <w:rPr>
          <w:rFonts w:ascii="Arial" w:eastAsia="Arial" w:hAnsi="Arial" w:cs="Arial"/>
          <w:color w:val="000000"/>
          <w:sz w:val="24"/>
          <w:szCs w:val="24"/>
        </w:rPr>
        <w:t xml:space="preserve">ao crime de estupro. </w:t>
      </w:r>
    </w:p>
    <w:p w14:paraId="57DCE7C1" w14:textId="77777777" w:rsidR="004C4C64" w:rsidRPr="00C97880" w:rsidRDefault="004C4C64" w:rsidP="0068691B">
      <w:pPr>
        <w:spacing w:beforeLines="24" w:before="57" w:afterLines="24" w:after="57" w:line="360" w:lineRule="auto"/>
        <w:jc w:val="both"/>
        <w:rPr>
          <w:rFonts w:ascii="Arial" w:eastAsia="Arial" w:hAnsi="Arial" w:cs="Arial"/>
          <w:color w:val="4472C4" w:themeColor="accent1"/>
          <w:sz w:val="24"/>
          <w:szCs w:val="24"/>
        </w:rPr>
      </w:pPr>
    </w:p>
    <w:p w14:paraId="3582991E" w14:textId="707AC8D9" w:rsidR="004C4C64" w:rsidRPr="00C97880" w:rsidRDefault="004C4C64" w:rsidP="004C4C64">
      <w:pPr>
        <w:spacing w:beforeLines="24" w:before="57" w:afterLines="24" w:after="57" w:line="360" w:lineRule="auto"/>
        <w:jc w:val="both"/>
        <w:rPr>
          <w:rFonts w:ascii="Arial" w:eastAsia="Arial" w:hAnsi="Arial" w:cs="Arial"/>
          <w:b/>
          <w:color w:val="4472C4" w:themeColor="accent1"/>
          <w:sz w:val="24"/>
          <w:szCs w:val="24"/>
        </w:rPr>
      </w:pPr>
      <w:r w:rsidRPr="00C97880">
        <w:rPr>
          <w:rFonts w:ascii="Arial" w:eastAsia="Arial" w:hAnsi="Arial" w:cs="Arial"/>
          <w:b/>
          <w:color w:val="4472C4" w:themeColor="accent1"/>
          <w:sz w:val="24"/>
          <w:szCs w:val="24"/>
        </w:rPr>
        <w:t xml:space="preserve">&lt;Abrir </w:t>
      </w:r>
      <w:r w:rsidR="00C97880" w:rsidRPr="00C97880">
        <w:rPr>
          <w:rFonts w:ascii="Arial" w:eastAsia="Arial" w:hAnsi="Arial" w:cs="Arial"/>
          <w:b/>
          <w:color w:val="4472C4" w:themeColor="accent1"/>
          <w:sz w:val="24"/>
          <w:szCs w:val="24"/>
        </w:rPr>
        <w:t>Palavra do Especialista</w:t>
      </w:r>
      <w:r w:rsidRPr="00C97880">
        <w:rPr>
          <w:rFonts w:ascii="Arial" w:eastAsia="Arial" w:hAnsi="Arial" w:cs="Arial"/>
          <w:b/>
          <w:color w:val="4472C4" w:themeColor="accent1"/>
          <w:sz w:val="24"/>
          <w:szCs w:val="24"/>
        </w:rPr>
        <w:t>&gt;</w:t>
      </w:r>
    </w:p>
    <w:p w14:paraId="6E38DDED" w14:textId="7E44B173" w:rsidR="004C4C64" w:rsidRPr="00C97880" w:rsidRDefault="0083708A" w:rsidP="00E81C66">
      <w:pPr>
        <w:spacing w:beforeLines="24" w:before="57" w:afterLines="24" w:after="57" w:line="360" w:lineRule="auto"/>
        <w:jc w:val="both"/>
        <w:rPr>
          <w:rFonts w:ascii="Arial" w:eastAsia="Arial" w:hAnsi="Arial" w:cs="Arial"/>
          <w:color w:val="4472C4" w:themeColor="accent1"/>
          <w:sz w:val="24"/>
          <w:szCs w:val="24"/>
        </w:rPr>
      </w:pPr>
      <w:r>
        <w:rPr>
          <w:rFonts w:ascii="Arial" w:eastAsia="Arial" w:hAnsi="Arial" w:cs="Arial"/>
          <w:color w:val="4472C4" w:themeColor="accent1"/>
          <w:sz w:val="24"/>
          <w:szCs w:val="24"/>
        </w:rPr>
        <w:t>“</w:t>
      </w:r>
      <w:r w:rsidR="004C4C64" w:rsidRPr="00C97880">
        <w:rPr>
          <w:rFonts w:ascii="Arial" w:eastAsia="Arial" w:hAnsi="Arial" w:cs="Arial"/>
          <w:color w:val="4472C4" w:themeColor="accent1"/>
          <w:sz w:val="24"/>
          <w:szCs w:val="24"/>
        </w:rPr>
        <w:t>Art. 158. Quando a infração deixar vestígios, será indispensável o exame de corpo de delito, direto ou indireto, não podendo supri-lo a confissão do acusado.</w:t>
      </w:r>
      <w:r>
        <w:rPr>
          <w:rFonts w:ascii="Arial" w:eastAsia="Arial" w:hAnsi="Arial" w:cs="Arial"/>
          <w:color w:val="4472C4" w:themeColor="accent1"/>
          <w:sz w:val="24"/>
          <w:szCs w:val="24"/>
        </w:rPr>
        <w:t>” (BRASIL, 1941).</w:t>
      </w:r>
    </w:p>
    <w:p w14:paraId="16A6B89F" w14:textId="1B2016B5" w:rsidR="004C4C64" w:rsidRPr="00C97880" w:rsidRDefault="004C4C64" w:rsidP="004C4C64">
      <w:pPr>
        <w:spacing w:beforeLines="24" w:before="57" w:afterLines="24" w:after="57" w:line="360" w:lineRule="auto"/>
        <w:jc w:val="both"/>
        <w:rPr>
          <w:rFonts w:ascii="Arial" w:eastAsia="Arial" w:hAnsi="Arial" w:cs="Arial"/>
          <w:b/>
          <w:color w:val="4472C4" w:themeColor="accent1"/>
          <w:sz w:val="24"/>
          <w:szCs w:val="24"/>
        </w:rPr>
      </w:pPr>
      <w:r w:rsidRPr="00C97880">
        <w:rPr>
          <w:rFonts w:ascii="Arial" w:eastAsia="Arial" w:hAnsi="Arial" w:cs="Arial"/>
          <w:b/>
          <w:color w:val="4472C4" w:themeColor="accent1"/>
          <w:sz w:val="24"/>
          <w:szCs w:val="24"/>
        </w:rPr>
        <w:t xml:space="preserve">&lt;Fechar </w:t>
      </w:r>
      <w:r w:rsidR="00C97880" w:rsidRPr="00C97880">
        <w:rPr>
          <w:rFonts w:ascii="Arial" w:eastAsia="Arial" w:hAnsi="Arial" w:cs="Arial"/>
          <w:b/>
          <w:color w:val="4472C4" w:themeColor="accent1"/>
          <w:sz w:val="24"/>
          <w:szCs w:val="24"/>
        </w:rPr>
        <w:t>Palavra do Especialista</w:t>
      </w:r>
      <w:r w:rsidRPr="00C97880">
        <w:rPr>
          <w:rFonts w:ascii="Arial" w:eastAsia="Arial" w:hAnsi="Arial" w:cs="Arial"/>
          <w:b/>
          <w:color w:val="4472C4" w:themeColor="accent1"/>
          <w:sz w:val="24"/>
          <w:szCs w:val="24"/>
        </w:rPr>
        <w:t>&gt;</w:t>
      </w:r>
    </w:p>
    <w:p w14:paraId="3E1B24CA" w14:textId="77777777" w:rsidR="00C97880" w:rsidRPr="00067768" w:rsidRDefault="00C97880" w:rsidP="004C4C64">
      <w:pPr>
        <w:spacing w:beforeLines="24" w:before="57" w:afterLines="24" w:after="57" w:line="360" w:lineRule="auto"/>
        <w:jc w:val="both"/>
        <w:rPr>
          <w:rFonts w:ascii="Arial" w:eastAsia="Arial" w:hAnsi="Arial" w:cs="Arial"/>
          <w:b/>
          <w:color w:val="FF0000"/>
          <w:sz w:val="24"/>
          <w:szCs w:val="24"/>
        </w:rPr>
      </w:pPr>
    </w:p>
    <w:p w14:paraId="526D8599" w14:textId="5C3E0EE9" w:rsidR="000327A2" w:rsidRPr="0068691B" w:rsidRDefault="00F55BFA" w:rsidP="0068691B">
      <w:pPr>
        <w:spacing w:beforeLines="24" w:before="57" w:afterLines="24" w:after="57" w:line="360" w:lineRule="auto"/>
        <w:jc w:val="both"/>
        <w:rPr>
          <w:rFonts w:ascii="Arial" w:hAnsi="Arial" w:cs="Arial"/>
          <w:sz w:val="24"/>
          <w:szCs w:val="24"/>
        </w:rPr>
      </w:pPr>
      <w:r>
        <w:rPr>
          <w:rFonts w:ascii="Arial" w:eastAsia="Arial" w:hAnsi="Arial" w:cs="Arial"/>
          <w:color w:val="000000"/>
          <w:sz w:val="24"/>
          <w:szCs w:val="24"/>
        </w:rPr>
        <w:t xml:space="preserve">Perceba </w:t>
      </w:r>
      <w:r w:rsidR="004C4C64">
        <w:rPr>
          <w:rFonts w:ascii="Arial" w:eastAsia="Arial" w:hAnsi="Arial" w:cs="Arial"/>
          <w:color w:val="000000"/>
          <w:sz w:val="24"/>
          <w:szCs w:val="24"/>
        </w:rPr>
        <w:t>que o</w:t>
      </w:r>
      <w:r>
        <w:rPr>
          <w:rFonts w:ascii="Arial" w:eastAsia="Arial" w:hAnsi="Arial" w:cs="Arial"/>
          <w:color w:val="000000"/>
          <w:sz w:val="24"/>
          <w:szCs w:val="24"/>
        </w:rPr>
        <w:t xml:space="preserve"> </w:t>
      </w:r>
      <w:r w:rsidR="00023382">
        <w:rPr>
          <w:rFonts w:ascii="Arial" w:eastAsia="Arial" w:hAnsi="Arial" w:cs="Arial"/>
          <w:color w:val="000000"/>
          <w:sz w:val="24"/>
          <w:szCs w:val="24"/>
        </w:rPr>
        <w:t>C</w:t>
      </w:r>
      <w:r w:rsidR="001301C1" w:rsidRPr="0068691B">
        <w:rPr>
          <w:rFonts w:ascii="Arial" w:eastAsia="Arial" w:hAnsi="Arial" w:cs="Arial"/>
          <w:color w:val="000000"/>
          <w:sz w:val="24"/>
          <w:szCs w:val="24"/>
        </w:rPr>
        <w:t>ódigo de Processo Penal fala em vestígio</w:t>
      </w:r>
      <w:r w:rsidR="00023382">
        <w:rPr>
          <w:rFonts w:ascii="Arial" w:eastAsia="Arial" w:hAnsi="Arial" w:cs="Arial"/>
          <w:color w:val="000000"/>
          <w:sz w:val="24"/>
          <w:szCs w:val="24"/>
        </w:rPr>
        <w:t>,</w:t>
      </w:r>
      <w:r w:rsidR="001301C1" w:rsidRPr="0068691B">
        <w:rPr>
          <w:rFonts w:ascii="Arial" w:eastAsia="Arial" w:hAnsi="Arial" w:cs="Arial"/>
          <w:color w:val="000000"/>
          <w:sz w:val="24"/>
          <w:szCs w:val="24"/>
        </w:rPr>
        <w:t xml:space="preserve"> e não em evidência. </w:t>
      </w:r>
      <w:r>
        <w:rPr>
          <w:rFonts w:ascii="Arial" w:eastAsia="Arial" w:hAnsi="Arial" w:cs="Arial"/>
          <w:color w:val="000000"/>
          <w:sz w:val="24"/>
          <w:szCs w:val="24"/>
        </w:rPr>
        <w:t>Isto porque e</w:t>
      </w:r>
      <w:r w:rsidR="001301C1" w:rsidRPr="0068691B">
        <w:rPr>
          <w:rFonts w:ascii="Arial" w:eastAsia="Arial" w:hAnsi="Arial" w:cs="Arial"/>
          <w:color w:val="000000"/>
          <w:sz w:val="24"/>
          <w:szCs w:val="24"/>
        </w:rPr>
        <w:t>vidência é uma terminologia técnica de outras ciências que colaboram com o direi</w:t>
      </w:r>
      <w:r w:rsidR="004E2776" w:rsidRPr="0068691B">
        <w:rPr>
          <w:rFonts w:ascii="Arial" w:eastAsia="Arial" w:hAnsi="Arial" w:cs="Arial"/>
          <w:color w:val="000000"/>
          <w:sz w:val="24"/>
          <w:szCs w:val="24"/>
        </w:rPr>
        <w:t>to penal na construção da prova</w:t>
      </w:r>
      <w:r w:rsidR="001301C1" w:rsidRPr="0068691B">
        <w:rPr>
          <w:rFonts w:ascii="Arial" w:eastAsia="Arial" w:hAnsi="Arial" w:cs="Arial"/>
          <w:color w:val="000000"/>
          <w:sz w:val="24"/>
          <w:szCs w:val="24"/>
        </w:rPr>
        <w:t>, como a criminalística</w:t>
      </w:r>
      <w:r>
        <w:rPr>
          <w:rFonts w:ascii="Arial" w:eastAsia="Arial" w:hAnsi="Arial" w:cs="Arial"/>
          <w:color w:val="000000"/>
          <w:sz w:val="24"/>
          <w:szCs w:val="24"/>
        </w:rPr>
        <w:t>. Porém, isto</w:t>
      </w:r>
      <w:r w:rsidR="001301C1" w:rsidRPr="0068691B">
        <w:rPr>
          <w:rFonts w:ascii="Arial" w:eastAsia="Arial" w:hAnsi="Arial" w:cs="Arial"/>
          <w:color w:val="000000"/>
          <w:sz w:val="24"/>
          <w:szCs w:val="24"/>
        </w:rPr>
        <w:t xml:space="preserve"> não significa que </w:t>
      </w:r>
      <w:r w:rsidR="001F5BD1" w:rsidRPr="0068691B">
        <w:rPr>
          <w:rFonts w:ascii="Arial" w:eastAsia="Arial" w:hAnsi="Arial" w:cs="Arial"/>
          <w:color w:val="000000"/>
          <w:sz w:val="24"/>
          <w:szCs w:val="24"/>
        </w:rPr>
        <w:t xml:space="preserve">seja </w:t>
      </w:r>
      <w:r w:rsidR="001301C1" w:rsidRPr="0068691B">
        <w:rPr>
          <w:rFonts w:ascii="Arial" w:eastAsia="Arial" w:hAnsi="Arial" w:cs="Arial"/>
          <w:color w:val="000000"/>
          <w:sz w:val="24"/>
          <w:szCs w:val="24"/>
        </w:rPr>
        <w:t>exclusiva da prova material</w:t>
      </w:r>
      <w:r w:rsidR="0018116D" w:rsidRPr="0068691B">
        <w:rPr>
          <w:rFonts w:ascii="Arial" w:eastAsia="Arial" w:hAnsi="Arial" w:cs="Arial"/>
          <w:color w:val="000000"/>
          <w:sz w:val="24"/>
          <w:szCs w:val="24"/>
        </w:rPr>
        <w:t>, pois</w:t>
      </w:r>
      <w:r>
        <w:rPr>
          <w:rFonts w:ascii="Arial" w:eastAsia="Arial" w:hAnsi="Arial" w:cs="Arial"/>
          <w:color w:val="000000"/>
          <w:sz w:val="24"/>
          <w:szCs w:val="24"/>
        </w:rPr>
        <w:t xml:space="preserve"> é</w:t>
      </w:r>
      <w:r w:rsidR="001301C1" w:rsidRPr="0068691B">
        <w:rPr>
          <w:rFonts w:ascii="Arial" w:eastAsia="Arial" w:hAnsi="Arial" w:cs="Arial"/>
          <w:color w:val="000000"/>
          <w:sz w:val="24"/>
          <w:szCs w:val="24"/>
        </w:rPr>
        <w:t xml:space="preserve"> perfeitamente aplicável a todos os tipos de provas.</w:t>
      </w:r>
    </w:p>
    <w:p w14:paraId="178699DF" w14:textId="53CEEE0A" w:rsidR="00321D1E" w:rsidRPr="00E81C66" w:rsidRDefault="00C072BD" w:rsidP="0068691B">
      <w:pPr>
        <w:spacing w:beforeLines="24" w:before="57" w:afterLines="24" w:after="57" w:line="360" w:lineRule="auto"/>
        <w:jc w:val="both"/>
        <w:rPr>
          <w:rFonts w:ascii="Arial" w:eastAsia="Arial" w:hAnsi="Arial" w:cs="Arial"/>
          <w:color w:val="000000"/>
          <w:sz w:val="24"/>
          <w:szCs w:val="24"/>
        </w:rPr>
      </w:pPr>
      <w:r w:rsidRPr="00E81C66">
        <w:rPr>
          <w:rFonts w:ascii="Arial" w:eastAsia="Arial" w:hAnsi="Arial" w:cs="Arial"/>
          <w:color w:val="000000"/>
          <w:sz w:val="24"/>
          <w:szCs w:val="24"/>
        </w:rPr>
        <w:t xml:space="preserve">Mas o que seria </w:t>
      </w:r>
      <w:r>
        <w:rPr>
          <w:rFonts w:ascii="Arial" w:eastAsia="Arial" w:hAnsi="Arial" w:cs="Arial"/>
          <w:color w:val="000000"/>
          <w:sz w:val="24"/>
          <w:szCs w:val="24"/>
        </w:rPr>
        <w:t>o vestígio que a lei destaca</w:t>
      </w:r>
      <w:r w:rsidRPr="00E81C66">
        <w:rPr>
          <w:rFonts w:ascii="Arial" w:eastAsia="Arial" w:hAnsi="Arial" w:cs="Arial"/>
          <w:color w:val="000000"/>
          <w:sz w:val="24"/>
          <w:szCs w:val="24"/>
        </w:rPr>
        <w:t>?</w:t>
      </w:r>
    </w:p>
    <w:p w14:paraId="3F5181BE" w14:textId="57111CA8" w:rsidR="004C4C64" w:rsidRDefault="001301C1" w:rsidP="0068691B">
      <w:pPr>
        <w:spacing w:beforeLines="24" w:before="57" w:afterLines="24" w:after="57" w:line="360" w:lineRule="auto"/>
        <w:jc w:val="both"/>
        <w:rPr>
          <w:rFonts w:ascii="Arial" w:eastAsia="Arial" w:hAnsi="Arial" w:cs="Arial"/>
          <w:color w:val="FF0000"/>
          <w:sz w:val="24"/>
          <w:szCs w:val="24"/>
        </w:rPr>
      </w:pPr>
      <w:r w:rsidRPr="0068691B">
        <w:rPr>
          <w:rFonts w:ascii="Arial" w:eastAsia="Arial" w:hAnsi="Arial" w:cs="Arial"/>
          <w:color w:val="000000"/>
          <w:sz w:val="24"/>
          <w:szCs w:val="24"/>
        </w:rPr>
        <w:t xml:space="preserve">O termo tem origem no latim, </w:t>
      </w:r>
      <w:r w:rsidRPr="00E81C66">
        <w:rPr>
          <w:rFonts w:ascii="Arial" w:eastAsia="Arial" w:hAnsi="Arial" w:cs="Arial"/>
          <w:i/>
          <w:color w:val="000000"/>
          <w:sz w:val="24"/>
          <w:szCs w:val="24"/>
          <w:highlight w:val="cyan"/>
        </w:rPr>
        <w:t>vestigium</w:t>
      </w:r>
      <w:r w:rsidR="00C072BD">
        <w:rPr>
          <w:rFonts w:ascii="Arial" w:eastAsia="Arial" w:hAnsi="Arial" w:cs="Arial"/>
          <w:i/>
          <w:color w:val="000000"/>
          <w:sz w:val="24"/>
          <w:szCs w:val="24"/>
        </w:rPr>
        <w:t>,</w:t>
      </w:r>
      <w:r w:rsidR="0010402C" w:rsidRPr="0068691B">
        <w:rPr>
          <w:rFonts w:ascii="Arial" w:eastAsia="Arial" w:hAnsi="Arial" w:cs="Arial"/>
          <w:i/>
          <w:color w:val="000000"/>
          <w:sz w:val="24"/>
          <w:szCs w:val="24"/>
        </w:rPr>
        <w:t xml:space="preserve"> </w:t>
      </w:r>
      <w:r w:rsidRPr="0068691B">
        <w:rPr>
          <w:rFonts w:ascii="Arial" w:eastAsia="Arial" w:hAnsi="Arial" w:cs="Arial"/>
          <w:color w:val="000000"/>
          <w:sz w:val="24"/>
          <w:szCs w:val="24"/>
        </w:rPr>
        <w:t>que significa sinal, resquício, re</w:t>
      </w:r>
      <w:r w:rsidR="004E2776" w:rsidRPr="0068691B">
        <w:rPr>
          <w:rFonts w:ascii="Arial" w:eastAsia="Arial" w:hAnsi="Arial" w:cs="Arial"/>
          <w:color w:val="000000"/>
          <w:sz w:val="24"/>
          <w:szCs w:val="24"/>
        </w:rPr>
        <w:t xml:space="preserve">sto. </w:t>
      </w:r>
      <w:r w:rsidR="00C072BD">
        <w:rPr>
          <w:rFonts w:ascii="Arial" w:eastAsia="Arial" w:hAnsi="Arial" w:cs="Arial"/>
          <w:color w:val="000000"/>
          <w:sz w:val="24"/>
          <w:szCs w:val="24"/>
        </w:rPr>
        <w:t>Neste sentido, podemos</w:t>
      </w:r>
      <w:r w:rsidR="004E2776" w:rsidRPr="0068691B">
        <w:rPr>
          <w:rFonts w:ascii="Arial" w:eastAsia="Arial" w:hAnsi="Arial" w:cs="Arial"/>
          <w:color w:val="000000"/>
          <w:sz w:val="24"/>
          <w:szCs w:val="24"/>
        </w:rPr>
        <w:t xml:space="preserve"> </w:t>
      </w:r>
      <w:r w:rsidR="00C072BD">
        <w:rPr>
          <w:rFonts w:ascii="Arial" w:eastAsia="Arial" w:hAnsi="Arial" w:cs="Arial"/>
          <w:color w:val="000000"/>
          <w:sz w:val="24"/>
          <w:szCs w:val="24"/>
        </w:rPr>
        <w:t>entender</w:t>
      </w:r>
      <w:r w:rsidR="004E2776" w:rsidRPr="0068691B">
        <w:rPr>
          <w:rFonts w:ascii="Arial" w:eastAsia="Arial" w:hAnsi="Arial" w:cs="Arial"/>
          <w:color w:val="000000"/>
          <w:sz w:val="24"/>
          <w:szCs w:val="24"/>
        </w:rPr>
        <w:t xml:space="preserve"> </w:t>
      </w:r>
      <w:r w:rsidR="00C97880" w:rsidRPr="0068691B">
        <w:rPr>
          <w:rFonts w:ascii="Arial" w:eastAsia="Arial" w:hAnsi="Arial" w:cs="Arial"/>
          <w:color w:val="000000"/>
          <w:sz w:val="24"/>
          <w:szCs w:val="24"/>
        </w:rPr>
        <w:t>como “</w:t>
      </w:r>
      <w:r w:rsidRPr="0068691B">
        <w:rPr>
          <w:rFonts w:ascii="Arial" w:eastAsia="Arial" w:hAnsi="Arial" w:cs="Arial"/>
          <w:color w:val="000000"/>
          <w:sz w:val="24"/>
          <w:szCs w:val="24"/>
        </w:rPr>
        <w:t>sinal</w:t>
      </w:r>
      <w:r w:rsidR="004C4C64">
        <w:rPr>
          <w:rFonts w:ascii="Arial" w:eastAsia="Arial" w:hAnsi="Arial" w:cs="Arial"/>
          <w:color w:val="000000"/>
          <w:sz w:val="24"/>
          <w:szCs w:val="24"/>
        </w:rPr>
        <w:t>”</w:t>
      </w:r>
      <w:r w:rsidRPr="0068691B">
        <w:rPr>
          <w:rFonts w:ascii="Arial" w:eastAsia="Arial" w:hAnsi="Arial" w:cs="Arial"/>
          <w:color w:val="000000"/>
          <w:sz w:val="24"/>
          <w:szCs w:val="24"/>
        </w:rPr>
        <w:t xml:space="preserve">, o </w:t>
      </w:r>
      <w:r w:rsidR="004C4C64">
        <w:rPr>
          <w:rFonts w:ascii="Arial" w:eastAsia="Arial" w:hAnsi="Arial" w:cs="Arial"/>
          <w:color w:val="000000"/>
          <w:sz w:val="24"/>
          <w:szCs w:val="24"/>
        </w:rPr>
        <w:t>“</w:t>
      </w:r>
      <w:r w:rsidRPr="0068691B">
        <w:rPr>
          <w:rFonts w:ascii="Arial" w:eastAsia="Arial" w:hAnsi="Arial" w:cs="Arial"/>
          <w:color w:val="000000"/>
          <w:sz w:val="24"/>
          <w:szCs w:val="24"/>
        </w:rPr>
        <w:t>rastro do fato crim</w:t>
      </w:r>
      <w:r w:rsidR="004E2776" w:rsidRPr="0068691B">
        <w:rPr>
          <w:rFonts w:ascii="Arial" w:eastAsia="Arial" w:hAnsi="Arial" w:cs="Arial"/>
          <w:color w:val="000000"/>
          <w:sz w:val="24"/>
          <w:szCs w:val="24"/>
        </w:rPr>
        <w:t>inoso</w:t>
      </w:r>
      <w:r w:rsidR="004C4C64">
        <w:rPr>
          <w:rFonts w:ascii="Arial" w:eastAsia="Arial" w:hAnsi="Arial" w:cs="Arial"/>
          <w:color w:val="000000"/>
          <w:sz w:val="24"/>
          <w:szCs w:val="24"/>
        </w:rPr>
        <w:t>”</w:t>
      </w:r>
      <w:r w:rsidRPr="0068691B">
        <w:rPr>
          <w:rFonts w:ascii="Arial" w:eastAsia="Arial" w:hAnsi="Arial" w:cs="Arial"/>
          <w:color w:val="000000"/>
          <w:sz w:val="24"/>
          <w:szCs w:val="24"/>
        </w:rPr>
        <w:t xml:space="preserve">. </w:t>
      </w:r>
      <w:r w:rsidRPr="00E81C66">
        <w:rPr>
          <w:rFonts w:ascii="Arial" w:eastAsia="Arial" w:hAnsi="Arial" w:cs="Arial"/>
          <w:color w:val="auto"/>
          <w:sz w:val="24"/>
          <w:szCs w:val="24"/>
        </w:rPr>
        <w:t xml:space="preserve">No entanto, a criminalística </w:t>
      </w:r>
      <w:r w:rsidR="004E2776" w:rsidRPr="00E81C66">
        <w:rPr>
          <w:rFonts w:ascii="Arial" w:eastAsia="Arial" w:hAnsi="Arial" w:cs="Arial"/>
          <w:color w:val="auto"/>
          <w:sz w:val="24"/>
          <w:szCs w:val="24"/>
        </w:rPr>
        <w:t xml:space="preserve">aplica o </w:t>
      </w:r>
      <w:r w:rsidRPr="00E81C66">
        <w:rPr>
          <w:rFonts w:ascii="Arial" w:eastAsia="Arial" w:hAnsi="Arial" w:cs="Arial"/>
          <w:color w:val="auto"/>
          <w:sz w:val="24"/>
          <w:szCs w:val="24"/>
        </w:rPr>
        <w:t>termo vestígio com um olhar mais específico</w:t>
      </w:r>
      <w:r w:rsidR="00C072BD" w:rsidRPr="00E81C66">
        <w:rPr>
          <w:rFonts w:ascii="Arial" w:eastAsia="Arial" w:hAnsi="Arial" w:cs="Arial"/>
          <w:color w:val="auto"/>
          <w:sz w:val="24"/>
          <w:szCs w:val="24"/>
        </w:rPr>
        <w:t xml:space="preserve"> e certamente</w:t>
      </w:r>
      <w:r w:rsidR="00FB4DF9" w:rsidRPr="00E81C66">
        <w:rPr>
          <w:rFonts w:ascii="Arial" w:eastAsia="Arial" w:hAnsi="Arial" w:cs="Arial"/>
          <w:color w:val="auto"/>
          <w:sz w:val="24"/>
          <w:szCs w:val="24"/>
        </w:rPr>
        <w:t xml:space="preserve"> </w:t>
      </w:r>
      <w:r w:rsidRPr="00E81C66">
        <w:rPr>
          <w:rFonts w:ascii="Arial" w:eastAsia="Arial" w:hAnsi="Arial" w:cs="Arial"/>
          <w:color w:val="auto"/>
          <w:sz w:val="24"/>
          <w:szCs w:val="24"/>
        </w:rPr>
        <w:t xml:space="preserve">mais abrangente do que </w:t>
      </w:r>
      <w:r w:rsidR="004E2776" w:rsidRPr="00E81C66">
        <w:rPr>
          <w:rFonts w:ascii="Arial" w:eastAsia="Arial" w:hAnsi="Arial" w:cs="Arial"/>
          <w:color w:val="auto"/>
          <w:sz w:val="24"/>
          <w:szCs w:val="24"/>
        </w:rPr>
        <w:t xml:space="preserve">o </w:t>
      </w:r>
      <w:r w:rsidRPr="00E81C66">
        <w:rPr>
          <w:rFonts w:ascii="Arial" w:eastAsia="Arial" w:hAnsi="Arial" w:cs="Arial"/>
          <w:color w:val="auto"/>
          <w:sz w:val="24"/>
          <w:szCs w:val="24"/>
        </w:rPr>
        <w:t>do direito processual penal.</w:t>
      </w:r>
    </w:p>
    <w:p w14:paraId="06A1A60A" w14:textId="77777777" w:rsidR="00C072BD" w:rsidRDefault="00C072BD" w:rsidP="0068691B">
      <w:pPr>
        <w:spacing w:beforeLines="24" w:before="57" w:afterLines="24" w:after="57" w:line="360" w:lineRule="auto"/>
        <w:jc w:val="both"/>
        <w:rPr>
          <w:rFonts w:ascii="Arial" w:eastAsia="Arial" w:hAnsi="Arial" w:cs="Arial"/>
          <w:color w:val="000000"/>
          <w:sz w:val="24"/>
          <w:szCs w:val="24"/>
        </w:rPr>
      </w:pPr>
    </w:p>
    <w:p w14:paraId="4034179A" w14:textId="77777777" w:rsidR="00FB4DF9" w:rsidRPr="00E81C66" w:rsidRDefault="00FB4DF9"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6A75F96D" w14:textId="36D999B2" w:rsidR="00C072BD" w:rsidRPr="004C4C64" w:rsidRDefault="004C4C64" w:rsidP="0068691B">
      <w:pPr>
        <w:spacing w:beforeLines="24" w:before="57" w:afterLines="24" w:after="57" w:line="360" w:lineRule="auto"/>
        <w:jc w:val="both"/>
        <w:rPr>
          <w:rFonts w:ascii="Arial" w:eastAsia="Arial" w:hAnsi="Arial" w:cs="Arial"/>
          <w:color w:val="000000"/>
          <w:sz w:val="24"/>
          <w:szCs w:val="24"/>
        </w:rPr>
      </w:pPr>
      <w:r w:rsidRPr="00E81C66">
        <w:rPr>
          <w:rFonts w:ascii="Arial" w:eastAsia="Arial" w:hAnsi="Arial" w:cs="Arial"/>
          <w:color w:val="FF0000"/>
          <w:sz w:val="24"/>
          <w:szCs w:val="24"/>
        </w:rPr>
        <w:t xml:space="preserve">Edmond Locard (1877-1966) formulou um dos princípios fundamentais aplicados pela criminalística que diz que todo contato deixa uma marca. </w:t>
      </w:r>
      <w:r w:rsidR="00C072BD" w:rsidRPr="00E81C66">
        <w:rPr>
          <w:rFonts w:ascii="Arial" w:eastAsia="Arial" w:hAnsi="Arial" w:cs="Arial"/>
          <w:color w:val="FF0000"/>
          <w:sz w:val="24"/>
          <w:szCs w:val="24"/>
        </w:rPr>
        <w:t xml:space="preserve">A constatação desse cientista </w:t>
      </w:r>
      <w:r w:rsidR="00FB4DF9" w:rsidRPr="00E81C66">
        <w:rPr>
          <w:rFonts w:ascii="Arial" w:eastAsia="Arial" w:hAnsi="Arial" w:cs="Arial"/>
          <w:color w:val="FF0000"/>
          <w:sz w:val="24"/>
          <w:szCs w:val="24"/>
        </w:rPr>
        <w:t>afirma que</w:t>
      </w:r>
      <w:r w:rsidR="00C072BD" w:rsidRPr="00E81C66">
        <w:rPr>
          <w:rFonts w:ascii="Arial" w:eastAsia="Arial" w:hAnsi="Arial" w:cs="Arial"/>
          <w:color w:val="FF0000"/>
          <w:sz w:val="24"/>
          <w:szCs w:val="24"/>
        </w:rPr>
        <w:t xml:space="preserve"> é imp</w:t>
      </w:r>
      <w:r w:rsidR="00FB4DF9" w:rsidRPr="00E81C66">
        <w:rPr>
          <w:rFonts w:ascii="Arial" w:eastAsia="Arial" w:hAnsi="Arial" w:cs="Arial"/>
          <w:color w:val="FF0000"/>
          <w:sz w:val="24"/>
          <w:szCs w:val="24"/>
        </w:rPr>
        <w:t>ossível o criminoso praticar</w:t>
      </w:r>
      <w:r w:rsidR="00C072BD" w:rsidRPr="00E81C66">
        <w:rPr>
          <w:rFonts w:ascii="Arial" w:eastAsia="Arial" w:hAnsi="Arial" w:cs="Arial"/>
          <w:color w:val="FF0000"/>
          <w:sz w:val="24"/>
          <w:szCs w:val="24"/>
        </w:rPr>
        <w:t xml:space="preserve"> o delito com a intensidade que a ação exige sem que deixe alguma marca de sua passagem naquele ambiente.</w:t>
      </w:r>
    </w:p>
    <w:p w14:paraId="50057E32" w14:textId="7F5F9ADC" w:rsidR="00FB4DF9" w:rsidRDefault="00FB4DF9" w:rsidP="0068691B">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&lt;Fechar Destaque&gt;</w:t>
      </w:r>
    </w:p>
    <w:p w14:paraId="34EB1C75" w14:textId="77777777" w:rsidR="004C4C64" w:rsidRPr="00E81C66" w:rsidRDefault="004C4C64" w:rsidP="0068691B">
      <w:pPr>
        <w:spacing w:beforeLines="24" w:before="57" w:afterLines="24" w:after="57" w:line="360" w:lineRule="auto"/>
        <w:jc w:val="both"/>
        <w:rPr>
          <w:rFonts w:ascii="Arial" w:eastAsia="Arial" w:hAnsi="Arial" w:cs="Arial"/>
          <w:b/>
          <w:color w:val="FF0000"/>
          <w:sz w:val="24"/>
          <w:szCs w:val="24"/>
        </w:rPr>
      </w:pPr>
    </w:p>
    <w:p w14:paraId="7B349FCF" w14:textId="3598253E" w:rsidR="000327A2" w:rsidRDefault="00FB4DF9" w:rsidP="0068691B">
      <w:pPr>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Já para </w:t>
      </w:r>
      <w:r w:rsidRPr="0068691B">
        <w:rPr>
          <w:rFonts w:ascii="Arial" w:eastAsia="Arial" w:hAnsi="Arial" w:cs="Arial"/>
          <w:color w:val="000000"/>
          <w:sz w:val="24"/>
          <w:szCs w:val="24"/>
        </w:rPr>
        <w:t>Zbinden (1957)</w:t>
      </w:r>
      <w:r>
        <w:rPr>
          <w:rFonts w:ascii="Arial" w:eastAsia="Arial" w:hAnsi="Arial" w:cs="Arial"/>
          <w:color w:val="000000"/>
          <w:sz w:val="24"/>
          <w:szCs w:val="24"/>
        </w:rPr>
        <w:t>, v</w:t>
      </w:r>
      <w:r w:rsidR="001301C1" w:rsidRPr="0068691B">
        <w:rPr>
          <w:rFonts w:ascii="Arial" w:eastAsia="Arial" w:hAnsi="Arial" w:cs="Arial"/>
          <w:color w:val="000000"/>
          <w:sz w:val="24"/>
          <w:szCs w:val="24"/>
        </w:rPr>
        <w:t xml:space="preserve">estígio </w:t>
      </w:r>
      <w:r w:rsidR="0018116D" w:rsidRPr="0068691B">
        <w:rPr>
          <w:rFonts w:ascii="Arial" w:eastAsia="Arial" w:hAnsi="Arial" w:cs="Arial"/>
          <w:color w:val="000000"/>
          <w:sz w:val="24"/>
          <w:szCs w:val="24"/>
        </w:rPr>
        <w:t xml:space="preserve">não </w:t>
      </w:r>
      <w:r w:rsidR="001301C1" w:rsidRPr="0068691B">
        <w:rPr>
          <w:rFonts w:ascii="Arial" w:eastAsia="Arial" w:hAnsi="Arial" w:cs="Arial"/>
          <w:color w:val="000000"/>
          <w:sz w:val="24"/>
          <w:szCs w:val="24"/>
        </w:rPr>
        <w:t>se refere apenas à</w:t>
      </w:r>
      <w:r w:rsidR="00160EE6" w:rsidRPr="0068691B">
        <w:rPr>
          <w:rFonts w:ascii="Arial" w:eastAsia="Arial" w:hAnsi="Arial" w:cs="Arial"/>
          <w:color w:val="000000"/>
          <w:sz w:val="24"/>
          <w:szCs w:val="24"/>
        </w:rPr>
        <w:t>s</w:t>
      </w:r>
      <w:r w:rsidR="001301C1" w:rsidRPr="0068691B">
        <w:rPr>
          <w:rFonts w:ascii="Arial" w:eastAsia="Arial" w:hAnsi="Arial" w:cs="Arial"/>
          <w:color w:val="000000"/>
          <w:sz w:val="24"/>
          <w:szCs w:val="24"/>
        </w:rPr>
        <w:t xml:space="preserve"> marcas materi</w:t>
      </w:r>
      <w:r w:rsidR="00160EE6" w:rsidRPr="0068691B">
        <w:rPr>
          <w:rFonts w:ascii="Arial" w:eastAsia="Arial" w:hAnsi="Arial" w:cs="Arial"/>
          <w:color w:val="000000"/>
          <w:sz w:val="24"/>
          <w:szCs w:val="24"/>
        </w:rPr>
        <w:t>ais produzidas por algum objeto</w:t>
      </w:r>
      <w:r>
        <w:rPr>
          <w:rFonts w:ascii="Arial" w:eastAsia="Arial" w:hAnsi="Arial" w:cs="Arial"/>
          <w:color w:val="000000"/>
          <w:sz w:val="24"/>
          <w:szCs w:val="24"/>
        </w:rPr>
        <w:t xml:space="preserve">, mas também </w:t>
      </w:r>
      <w:bookmarkStart w:id="56" w:name="_Hlk504518142"/>
      <w:r w:rsidR="00822E1C">
        <w:rPr>
          <w:rFonts w:ascii="Arial" w:eastAsia="Arial" w:hAnsi="Arial" w:cs="Arial"/>
          <w:color w:val="000000"/>
          <w:sz w:val="24"/>
          <w:szCs w:val="24"/>
        </w:rPr>
        <w:t>à</w:t>
      </w:r>
      <w:r w:rsidR="00822E1C" w:rsidRPr="0068691B">
        <w:rPr>
          <w:rFonts w:ascii="Arial" w:eastAsia="Arial" w:hAnsi="Arial" w:cs="Arial"/>
          <w:color w:val="000000"/>
          <w:sz w:val="24"/>
          <w:szCs w:val="24"/>
        </w:rPr>
        <w:t xml:space="preserve">s </w:t>
      </w:r>
      <w:r w:rsidR="001301C1" w:rsidRPr="0068691B">
        <w:rPr>
          <w:rFonts w:ascii="Arial" w:eastAsia="Arial" w:hAnsi="Arial" w:cs="Arial"/>
          <w:color w:val="000000"/>
          <w:sz w:val="24"/>
          <w:szCs w:val="24"/>
        </w:rPr>
        <w:t>modificações físicas ou psíquicas, provocadas por conduta humana, de ação ou omissão, que permitem tirar conclusões quanto ao acontecimento que os causou, ou seja, o ato criminoso</w:t>
      </w:r>
      <w:r>
        <w:rPr>
          <w:rFonts w:ascii="Arial" w:eastAsia="Arial" w:hAnsi="Arial" w:cs="Arial"/>
          <w:color w:val="000000"/>
          <w:sz w:val="24"/>
          <w:szCs w:val="24"/>
        </w:rPr>
        <w:t>.</w:t>
      </w:r>
      <w:bookmarkEnd w:id="56"/>
    </w:p>
    <w:p w14:paraId="2CE3AFD4" w14:textId="77777777" w:rsidR="008E5888" w:rsidRPr="0068691B" w:rsidRDefault="008E5888" w:rsidP="0068691B">
      <w:pPr>
        <w:spacing w:beforeLines="24" w:before="57" w:afterLines="24" w:after="57" w:line="360" w:lineRule="auto"/>
        <w:jc w:val="both"/>
        <w:rPr>
          <w:rFonts w:ascii="Arial" w:eastAsia="Arial" w:hAnsi="Arial" w:cs="Arial"/>
          <w:color w:val="000000"/>
          <w:sz w:val="24"/>
          <w:szCs w:val="24"/>
        </w:rPr>
      </w:pPr>
    </w:p>
    <w:p w14:paraId="35DD2A83" w14:textId="6AD85A5F" w:rsidR="000327A2" w:rsidRDefault="008E5888" w:rsidP="0068691B">
      <w:pPr>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N</w:t>
      </w:r>
      <w:r w:rsidR="001301C1" w:rsidRPr="0068691B">
        <w:rPr>
          <w:rFonts w:ascii="Arial" w:eastAsia="Arial" w:hAnsi="Arial" w:cs="Arial"/>
          <w:sz w:val="24"/>
          <w:szCs w:val="24"/>
        </w:rPr>
        <w:t xml:space="preserve">a investigação do crime de estupro, </w:t>
      </w:r>
      <w:r w:rsidR="00FB4DF9">
        <w:rPr>
          <w:rFonts w:ascii="Arial" w:eastAsia="Arial" w:hAnsi="Arial" w:cs="Arial"/>
          <w:sz w:val="24"/>
          <w:szCs w:val="24"/>
        </w:rPr>
        <w:t xml:space="preserve">os vestígios </w:t>
      </w:r>
      <w:r w:rsidR="00822E1C">
        <w:rPr>
          <w:rFonts w:ascii="Arial" w:eastAsia="Arial" w:hAnsi="Arial" w:cs="Arial"/>
          <w:sz w:val="24"/>
          <w:szCs w:val="24"/>
        </w:rPr>
        <w:t xml:space="preserve">se </w:t>
      </w:r>
      <w:r w:rsidR="00FB4DF9">
        <w:rPr>
          <w:rFonts w:ascii="Arial" w:eastAsia="Arial" w:hAnsi="Arial" w:cs="Arial"/>
          <w:sz w:val="24"/>
          <w:szCs w:val="24"/>
        </w:rPr>
        <w:t>dão por</w:t>
      </w:r>
      <w:r w:rsidR="004C4C64">
        <w:rPr>
          <w:rFonts w:ascii="Arial" w:eastAsia="Arial" w:hAnsi="Arial" w:cs="Arial"/>
          <w:sz w:val="24"/>
          <w:szCs w:val="24"/>
        </w:rPr>
        <w:t xml:space="preserve"> </w:t>
      </w:r>
      <w:r w:rsidR="001301C1" w:rsidRPr="0068691B">
        <w:rPr>
          <w:rFonts w:ascii="Arial" w:eastAsia="Arial" w:hAnsi="Arial" w:cs="Arial"/>
          <w:sz w:val="24"/>
          <w:szCs w:val="24"/>
        </w:rPr>
        <w:t>uma série de dados</w:t>
      </w:r>
      <w:r w:rsidR="00E71164">
        <w:rPr>
          <w:rFonts w:ascii="Arial" w:eastAsia="Arial" w:hAnsi="Arial" w:cs="Arial"/>
          <w:sz w:val="24"/>
          <w:szCs w:val="24"/>
        </w:rPr>
        <w:t xml:space="preserve">. </w:t>
      </w:r>
    </w:p>
    <w:p w14:paraId="21C4BB06" w14:textId="0D6A10D9" w:rsidR="00FB4DF9" w:rsidRDefault="00FB4DF9" w:rsidP="00E81C66">
      <w:pPr>
        <w:spacing w:beforeLines="24" w:before="57" w:afterLines="24" w:after="57" w:line="360" w:lineRule="auto"/>
        <w:jc w:val="center"/>
        <w:rPr>
          <w:rFonts w:ascii="Arial" w:hAnsi="Arial" w:cs="Arial"/>
          <w:sz w:val="24"/>
          <w:szCs w:val="24"/>
        </w:rPr>
      </w:pPr>
      <w:commentRangeStart w:id="57"/>
      <w:commentRangeStart w:id="58"/>
      <w:r>
        <w:rPr>
          <w:noProof/>
        </w:rPr>
        <w:lastRenderedPageBreak/>
        <w:drawing>
          <wp:inline distT="0" distB="0" distL="0" distR="0" wp14:anchorId="3914FB32" wp14:editId="71D257FA">
            <wp:extent cx="4500788" cy="29908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06490" cy="2994639"/>
                    </a:xfrm>
                    <a:prstGeom prst="rect">
                      <a:avLst/>
                    </a:prstGeom>
                  </pic:spPr>
                </pic:pic>
              </a:graphicData>
            </a:graphic>
          </wp:inline>
        </w:drawing>
      </w:r>
      <w:commentRangeEnd w:id="57"/>
      <w:r>
        <w:rPr>
          <w:rStyle w:val="Refdecomentrio"/>
        </w:rPr>
        <w:commentReference w:id="57"/>
      </w:r>
      <w:commentRangeEnd w:id="58"/>
      <w:r w:rsidR="0041387E">
        <w:rPr>
          <w:rStyle w:val="Refdecomentrio"/>
        </w:rPr>
        <w:commentReference w:id="58"/>
      </w:r>
    </w:p>
    <w:p w14:paraId="3B45C14C" w14:textId="2FF43E4A" w:rsidR="00FB4DF9" w:rsidRDefault="00FB4DF9" w:rsidP="00811DE6">
      <w:pPr>
        <w:tabs>
          <w:tab w:val="center" w:pos="7938"/>
        </w:tabs>
        <w:jc w:val="both"/>
        <w:rPr>
          <w:rFonts w:ascii="Arial" w:eastAsia="Times New Roman" w:hAnsi="Arial" w:cs="Arial"/>
          <w:color w:val="FF0000"/>
        </w:rPr>
      </w:pPr>
      <w:r w:rsidRPr="00904212">
        <w:rPr>
          <w:rFonts w:ascii="Arial" w:eastAsia="Times New Roman" w:hAnsi="Arial" w:cs="Arial"/>
          <w:b/>
          <w:color w:val="FF0000"/>
        </w:rPr>
        <w:t xml:space="preserve">Figura </w:t>
      </w:r>
      <w:r w:rsidR="00D12335">
        <w:rPr>
          <w:rFonts w:ascii="Arial" w:eastAsia="Times New Roman" w:hAnsi="Arial" w:cs="Arial"/>
          <w:b/>
          <w:color w:val="FF0000"/>
        </w:rPr>
        <w:t>18</w:t>
      </w:r>
      <w:r w:rsidRPr="00904212">
        <w:rPr>
          <w:rFonts w:ascii="Arial" w:eastAsia="Times New Roman" w:hAnsi="Arial" w:cs="Arial"/>
          <w:b/>
          <w:color w:val="FF0000"/>
        </w:rPr>
        <w:t>:</w:t>
      </w:r>
      <w:r>
        <w:rPr>
          <w:rFonts w:ascii="Arial" w:eastAsia="Times New Roman" w:hAnsi="Arial" w:cs="Arial"/>
          <w:b/>
          <w:color w:val="FF0000"/>
        </w:rPr>
        <w:t xml:space="preserve"> </w:t>
      </w:r>
      <w:r>
        <w:rPr>
          <w:rFonts w:ascii="Arial" w:eastAsia="Times New Roman" w:hAnsi="Arial" w:cs="Arial"/>
          <w:color w:val="FF0000"/>
        </w:rPr>
        <w:t xml:space="preserve">Vestígios na investigação do crime de estupro. </w:t>
      </w:r>
      <w:r w:rsidRPr="00904212">
        <w:rPr>
          <w:rFonts w:ascii="Arial" w:eastAsia="Times New Roman" w:hAnsi="Arial" w:cs="Arial"/>
          <w:b/>
          <w:color w:val="FF0000"/>
        </w:rPr>
        <w:t>Fonte:</w:t>
      </w:r>
      <w:r w:rsidRPr="00904212">
        <w:rPr>
          <w:rFonts w:ascii="Arial" w:eastAsia="Times New Roman" w:hAnsi="Arial" w:cs="Arial"/>
          <w:color w:val="FF0000"/>
        </w:rPr>
        <w:t xml:space="preserve"> </w:t>
      </w:r>
      <w:r w:rsidR="00C97880">
        <w:rPr>
          <w:rFonts w:ascii="Arial" w:eastAsia="Times New Roman" w:hAnsi="Arial" w:cs="Arial"/>
          <w:color w:val="FF0000"/>
        </w:rPr>
        <w:t xml:space="preserve">Shutterstock </w:t>
      </w:r>
      <w:r>
        <w:rPr>
          <w:rFonts w:ascii="Arial" w:eastAsia="Times New Roman" w:hAnsi="Arial" w:cs="Arial"/>
          <w:color w:val="FF0000"/>
        </w:rPr>
        <w:t xml:space="preserve">(2019), adaptado por </w:t>
      </w:r>
      <w:r w:rsidRPr="00904212">
        <w:rPr>
          <w:rFonts w:ascii="Arial" w:eastAsia="Times New Roman" w:hAnsi="Arial" w:cs="Arial"/>
          <w:color w:val="FF0000"/>
        </w:rPr>
        <w:t>labSEAD-UFSC (2019).</w:t>
      </w:r>
    </w:p>
    <w:p w14:paraId="750B160F" w14:textId="77777777" w:rsidR="00EC524F" w:rsidRPr="00FB4DF9" w:rsidRDefault="00EC524F" w:rsidP="00FB4DF9">
      <w:pPr>
        <w:tabs>
          <w:tab w:val="center" w:pos="7938"/>
        </w:tabs>
        <w:spacing w:beforeLines="24" w:before="57" w:afterLines="24" w:after="57" w:line="360" w:lineRule="auto"/>
        <w:jc w:val="both"/>
        <w:rPr>
          <w:rFonts w:ascii="Arial" w:eastAsia="Times New Roman" w:hAnsi="Arial" w:cs="Arial"/>
          <w:color w:val="FF0000"/>
        </w:rPr>
      </w:pPr>
    </w:p>
    <w:p w14:paraId="3803183E" w14:textId="42F3E477" w:rsidR="004C4C64" w:rsidRDefault="008E5888" w:rsidP="00E71164">
      <w:pPr>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Vistos</w:t>
      </w:r>
      <w:r w:rsidR="001301C1" w:rsidRPr="0068691B">
        <w:rPr>
          <w:rFonts w:ascii="Arial" w:eastAsia="Arial" w:hAnsi="Arial" w:cs="Arial"/>
          <w:sz w:val="24"/>
          <w:szCs w:val="24"/>
        </w:rPr>
        <w:t xml:space="preserve"> separadamente e fora do contexto do crime, es</w:t>
      </w:r>
      <w:r w:rsidR="00023382">
        <w:rPr>
          <w:rFonts w:ascii="Arial" w:eastAsia="Arial" w:hAnsi="Arial" w:cs="Arial"/>
          <w:sz w:val="24"/>
          <w:szCs w:val="24"/>
        </w:rPr>
        <w:t>s</w:t>
      </w:r>
      <w:r w:rsidR="001301C1" w:rsidRPr="0068691B">
        <w:rPr>
          <w:rFonts w:ascii="Arial" w:eastAsia="Arial" w:hAnsi="Arial" w:cs="Arial"/>
          <w:sz w:val="24"/>
          <w:szCs w:val="24"/>
        </w:rPr>
        <w:t>es dado</w:t>
      </w:r>
      <w:r w:rsidR="00E71164">
        <w:rPr>
          <w:rFonts w:ascii="Arial" w:eastAsia="Arial" w:hAnsi="Arial" w:cs="Arial"/>
          <w:sz w:val="24"/>
          <w:szCs w:val="24"/>
        </w:rPr>
        <w:t>s, assim como muitos outros,</w:t>
      </w:r>
      <w:r w:rsidR="001301C1" w:rsidRPr="0068691B">
        <w:rPr>
          <w:rFonts w:ascii="Arial" w:eastAsia="Arial" w:hAnsi="Arial" w:cs="Arial"/>
          <w:sz w:val="24"/>
          <w:szCs w:val="24"/>
        </w:rPr>
        <w:t xml:space="preserve"> poderão não ter muito significado como elementos de prova</w:t>
      </w:r>
      <w:r w:rsidR="00E71164">
        <w:rPr>
          <w:rFonts w:ascii="Arial" w:eastAsia="Arial" w:hAnsi="Arial" w:cs="Arial"/>
          <w:sz w:val="24"/>
          <w:szCs w:val="24"/>
        </w:rPr>
        <w:t>. Mas</w:t>
      </w:r>
      <w:r w:rsidR="001301C1" w:rsidRPr="0068691B">
        <w:rPr>
          <w:rFonts w:ascii="Arial" w:eastAsia="Arial" w:hAnsi="Arial" w:cs="Arial"/>
          <w:sz w:val="24"/>
          <w:szCs w:val="24"/>
        </w:rPr>
        <w:t xml:space="preserve">, </w:t>
      </w:r>
      <w:r w:rsidR="00023382">
        <w:rPr>
          <w:rFonts w:ascii="Arial" w:eastAsia="Arial" w:hAnsi="Arial" w:cs="Arial"/>
          <w:sz w:val="24"/>
          <w:szCs w:val="24"/>
        </w:rPr>
        <w:t>à</w:t>
      </w:r>
      <w:r w:rsidR="00023382" w:rsidRPr="0068691B">
        <w:rPr>
          <w:rFonts w:ascii="Arial" w:eastAsia="Arial" w:hAnsi="Arial" w:cs="Arial"/>
          <w:sz w:val="24"/>
          <w:szCs w:val="24"/>
        </w:rPr>
        <w:t xml:space="preserve"> </w:t>
      </w:r>
      <w:r w:rsidR="001301C1" w:rsidRPr="0068691B">
        <w:rPr>
          <w:rFonts w:ascii="Arial" w:eastAsia="Arial" w:hAnsi="Arial" w:cs="Arial"/>
          <w:sz w:val="24"/>
          <w:szCs w:val="24"/>
        </w:rPr>
        <w:t>medida que a investigação vai refinando o olhar</w:t>
      </w:r>
      <w:r w:rsidR="00E71164">
        <w:rPr>
          <w:rFonts w:ascii="Arial" w:eastAsia="Arial" w:hAnsi="Arial" w:cs="Arial"/>
          <w:sz w:val="24"/>
          <w:szCs w:val="24"/>
        </w:rPr>
        <w:t xml:space="preserve">, os dados </w:t>
      </w:r>
      <w:r w:rsidR="00E71164" w:rsidRPr="0068691B">
        <w:rPr>
          <w:rFonts w:ascii="Arial" w:eastAsia="Arial" w:hAnsi="Arial" w:cs="Arial"/>
          <w:sz w:val="24"/>
          <w:szCs w:val="24"/>
        </w:rPr>
        <w:t>vão se tornando repos</w:t>
      </w:r>
      <w:r w:rsidR="00E71164">
        <w:rPr>
          <w:rFonts w:ascii="Arial" w:eastAsia="Arial" w:hAnsi="Arial" w:cs="Arial"/>
          <w:sz w:val="24"/>
          <w:szCs w:val="24"/>
        </w:rPr>
        <w:t>itórios de informações e tomam</w:t>
      </w:r>
      <w:r w:rsidR="00E71164" w:rsidRPr="0068691B">
        <w:rPr>
          <w:rFonts w:ascii="Arial" w:eastAsia="Arial" w:hAnsi="Arial" w:cs="Arial"/>
          <w:sz w:val="24"/>
          <w:szCs w:val="24"/>
        </w:rPr>
        <w:t xml:space="preserve"> </w:t>
      </w:r>
      <w:r w:rsidR="004C4C64">
        <w:rPr>
          <w:rFonts w:ascii="Arial" w:eastAsia="Arial" w:hAnsi="Arial" w:cs="Arial"/>
          <w:sz w:val="24"/>
          <w:szCs w:val="24"/>
        </w:rPr>
        <w:t xml:space="preserve">o </w:t>
      </w:r>
      <w:r w:rsidR="00E71164" w:rsidRPr="0068691B">
        <w:rPr>
          <w:rFonts w:ascii="Arial" w:eastAsia="Arial" w:hAnsi="Arial" w:cs="Arial"/>
          <w:sz w:val="24"/>
          <w:szCs w:val="24"/>
        </w:rPr>
        <w:t>senti</w:t>
      </w:r>
      <w:r w:rsidR="00E71164">
        <w:rPr>
          <w:rFonts w:ascii="Arial" w:eastAsia="Arial" w:hAnsi="Arial" w:cs="Arial"/>
          <w:sz w:val="24"/>
          <w:szCs w:val="24"/>
        </w:rPr>
        <w:t>do de</w:t>
      </w:r>
      <w:r w:rsidR="00E71164" w:rsidRPr="0068691B">
        <w:rPr>
          <w:rFonts w:ascii="Arial" w:eastAsia="Arial" w:hAnsi="Arial" w:cs="Arial"/>
          <w:sz w:val="24"/>
          <w:szCs w:val="24"/>
        </w:rPr>
        <w:t xml:space="preserve"> prova do delito.</w:t>
      </w:r>
    </w:p>
    <w:p w14:paraId="4046B8D5" w14:textId="05685470" w:rsidR="000327A2" w:rsidRPr="0068691B" w:rsidRDefault="00E71164" w:rsidP="0068691B">
      <w:pPr>
        <w:spacing w:beforeLines="24" w:before="57" w:afterLines="24" w:after="57" w:line="360" w:lineRule="auto"/>
        <w:jc w:val="both"/>
        <w:rPr>
          <w:rFonts w:ascii="Arial" w:hAnsi="Arial" w:cs="Arial"/>
          <w:sz w:val="24"/>
          <w:szCs w:val="24"/>
        </w:rPr>
      </w:pPr>
      <w:r w:rsidRPr="0068691B">
        <w:rPr>
          <w:rFonts w:ascii="Arial" w:eastAsia="Arial" w:hAnsi="Arial" w:cs="Arial"/>
          <w:sz w:val="24"/>
          <w:szCs w:val="24"/>
        </w:rPr>
        <w:t xml:space="preserve"> </w:t>
      </w:r>
      <w:r w:rsidRPr="00E71164">
        <w:rPr>
          <w:rFonts w:ascii="Arial" w:eastAsia="Arial" w:hAnsi="Arial" w:cs="Arial"/>
          <w:color w:val="auto"/>
          <w:sz w:val="24"/>
          <w:szCs w:val="24"/>
        </w:rPr>
        <w:t>A investigação transforma os vestígios em provas</w:t>
      </w:r>
      <w:r w:rsidR="00023382">
        <w:rPr>
          <w:rFonts w:ascii="Arial" w:eastAsia="Arial" w:hAnsi="Arial" w:cs="Arial"/>
          <w:color w:val="auto"/>
          <w:sz w:val="24"/>
          <w:szCs w:val="24"/>
        </w:rPr>
        <w:t>,</w:t>
      </w:r>
      <w:r w:rsidRPr="00E71164">
        <w:rPr>
          <w:rFonts w:ascii="Arial" w:eastAsia="Arial" w:hAnsi="Arial" w:cs="Arial"/>
          <w:color w:val="auto"/>
          <w:sz w:val="24"/>
          <w:szCs w:val="24"/>
        </w:rPr>
        <w:t xml:space="preserve"> estabelecendo vínculo por meio de </w:t>
      </w:r>
      <w:r w:rsidR="001301C1" w:rsidRPr="00E71164">
        <w:rPr>
          <w:rFonts w:ascii="Arial" w:eastAsia="Arial" w:hAnsi="Arial" w:cs="Arial"/>
          <w:color w:val="auto"/>
          <w:sz w:val="24"/>
          <w:szCs w:val="24"/>
        </w:rPr>
        <w:t>exames periciai</w:t>
      </w:r>
      <w:r w:rsidR="008E5888" w:rsidRPr="00E71164">
        <w:rPr>
          <w:rFonts w:ascii="Arial" w:eastAsia="Arial" w:hAnsi="Arial" w:cs="Arial"/>
          <w:color w:val="auto"/>
          <w:sz w:val="24"/>
          <w:szCs w:val="24"/>
        </w:rPr>
        <w:t>s</w:t>
      </w:r>
      <w:r w:rsidR="004C4C64">
        <w:rPr>
          <w:rFonts w:ascii="Arial" w:eastAsia="Arial" w:hAnsi="Arial" w:cs="Arial"/>
          <w:color w:val="auto"/>
          <w:sz w:val="24"/>
          <w:szCs w:val="24"/>
        </w:rPr>
        <w:t>,</w:t>
      </w:r>
      <w:r w:rsidRPr="00E71164">
        <w:rPr>
          <w:rFonts w:ascii="Arial" w:eastAsia="Arial" w:hAnsi="Arial" w:cs="Arial"/>
          <w:color w:val="auto"/>
          <w:sz w:val="24"/>
          <w:szCs w:val="24"/>
        </w:rPr>
        <w:t xml:space="preserve"> </w:t>
      </w:r>
      <w:r w:rsidR="008E5888" w:rsidRPr="00E71164">
        <w:rPr>
          <w:rFonts w:ascii="Arial" w:eastAsia="Arial" w:hAnsi="Arial" w:cs="Arial"/>
          <w:color w:val="auto"/>
          <w:sz w:val="24"/>
          <w:szCs w:val="24"/>
        </w:rPr>
        <w:t>análise e cruzamento de informações</w:t>
      </w:r>
      <w:r w:rsidRPr="00E71164">
        <w:rPr>
          <w:rFonts w:ascii="Arial" w:eastAsia="Arial" w:hAnsi="Arial" w:cs="Arial"/>
          <w:color w:val="auto"/>
          <w:sz w:val="24"/>
          <w:szCs w:val="24"/>
        </w:rPr>
        <w:t>.</w:t>
      </w:r>
      <w:r>
        <w:rPr>
          <w:rFonts w:ascii="Arial" w:eastAsia="Arial" w:hAnsi="Arial" w:cs="Arial"/>
          <w:sz w:val="24"/>
          <w:szCs w:val="24"/>
        </w:rPr>
        <w:t xml:space="preserve"> </w:t>
      </w:r>
      <w:r w:rsidR="001301C1" w:rsidRPr="00E81C66">
        <w:rPr>
          <w:rFonts w:ascii="Arial" w:eastAsia="Arial" w:hAnsi="Arial" w:cs="Arial"/>
          <w:b/>
          <w:sz w:val="24"/>
          <w:szCs w:val="24"/>
        </w:rPr>
        <w:t>É nesse estágio que os vestígios passam a ser denominados de evidências</w:t>
      </w:r>
      <w:r w:rsidR="001301C1" w:rsidRPr="0068691B">
        <w:rPr>
          <w:rFonts w:ascii="Arial" w:eastAsia="Arial" w:hAnsi="Arial" w:cs="Arial"/>
          <w:sz w:val="24"/>
          <w:szCs w:val="24"/>
        </w:rPr>
        <w:t xml:space="preserve">, pois </w:t>
      </w:r>
      <w:r w:rsidR="008E5888" w:rsidRPr="0068691B">
        <w:rPr>
          <w:rFonts w:ascii="Arial" w:eastAsia="Arial" w:hAnsi="Arial" w:cs="Arial"/>
          <w:sz w:val="24"/>
          <w:szCs w:val="24"/>
        </w:rPr>
        <w:t xml:space="preserve">estão </w:t>
      </w:r>
      <w:r w:rsidR="001301C1" w:rsidRPr="0068691B">
        <w:rPr>
          <w:rFonts w:ascii="Arial" w:eastAsia="Arial" w:hAnsi="Arial" w:cs="Arial"/>
          <w:sz w:val="24"/>
          <w:szCs w:val="24"/>
        </w:rPr>
        <w:t>carregados de informações suficientes para dar compreensão</w:t>
      </w:r>
      <w:r w:rsidR="008E5888" w:rsidRPr="0068691B">
        <w:rPr>
          <w:rFonts w:ascii="Arial" w:eastAsia="Arial" w:hAnsi="Arial" w:cs="Arial"/>
          <w:sz w:val="24"/>
          <w:szCs w:val="24"/>
        </w:rPr>
        <w:t xml:space="preserve"> ao evento criminoso</w:t>
      </w:r>
      <w:r w:rsidR="001301C1" w:rsidRPr="0068691B">
        <w:rPr>
          <w:rFonts w:ascii="Arial" w:eastAsia="Arial" w:hAnsi="Arial" w:cs="Arial"/>
          <w:sz w:val="24"/>
          <w:szCs w:val="24"/>
        </w:rPr>
        <w:t>.</w:t>
      </w:r>
      <w:r w:rsidR="0010402C" w:rsidRPr="0068691B">
        <w:rPr>
          <w:rFonts w:ascii="Arial" w:eastAsia="Arial" w:hAnsi="Arial" w:cs="Arial"/>
          <w:sz w:val="24"/>
          <w:szCs w:val="24"/>
        </w:rPr>
        <w:t xml:space="preserve"> </w:t>
      </w:r>
    </w:p>
    <w:p w14:paraId="31E51A15" w14:textId="406F2233" w:rsidR="00A46A69" w:rsidRPr="00E81C66" w:rsidRDefault="00EC2C57" w:rsidP="00EC2C57">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&lt;Abrir Destaque&gt;</w:t>
      </w:r>
    </w:p>
    <w:p w14:paraId="3D2661BC" w14:textId="21908120" w:rsidR="00143EE6" w:rsidRPr="00EC2C57" w:rsidRDefault="001301C1" w:rsidP="00EC2C57">
      <w:pPr>
        <w:spacing w:beforeLines="24" w:before="57" w:afterLines="24" w:after="57" w:line="360" w:lineRule="auto"/>
        <w:jc w:val="both"/>
        <w:rPr>
          <w:rFonts w:ascii="Arial" w:eastAsia="Arial" w:hAnsi="Arial" w:cs="Arial"/>
          <w:color w:val="FF0000"/>
          <w:sz w:val="24"/>
          <w:szCs w:val="24"/>
        </w:rPr>
      </w:pPr>
      <w:r w:rsidRPr="00EC2C57">
        <w:rPr>
          <w:rFonts w:ascii="Arial" w:eastAsia="Arial" w:hAnsi="Arial" w:cs="Arial"/>
          <w:color w:val="FF0000"/>
          <w:sz w:val="24"/>
          <w:szCs w:val="24"/>
        </w:rPr>
        <w:t>Vestígio</w:t>
      </w:r>
      <w:r w:rsidR="007924FD" w:rsidRPr="00EC2C57">
        <w:rPr>
          <w:rFonts w:ascii="Arial" w:eastAsia="Arial" w:hAnsi="Arial" w:cs="Arial"/>
          <w:color w:val="FF0000"/>
          <w:sz w:val="24"/>
          <w:szCs w:val="24"/>
        </w:rPr>
        <w:t xml:space="preserve"> é</w:t>
      </w:r>
      <w:r w:rsidR="00EC2C57">
        <w:rPr>
          <w:rFonts w:ascii="Arial" w:eastAsia="Arial" w:hAnsi="Arial" w:cs="Arial"/>
          <w:color w:val="FF0000"/>
          <w:sz w:val="24"/>
          <w:szCs w:val="24"/>
        </w:rPr>
        <w:t xml:space="preserve"> </w:t>
      </w:r>
      <w:r w:rsidR="007924FD" w:rsidRPr="00EC2C57">
        <w:rPr>
          <w:rFonts w:ascii="Arial" w:eastAsia="Arial" w:hAnsi="Arial" w:cs="Arial"/>
          <w:color w:val="FF0000"/>
          <w:sz w:val="24"/>
          <w:szCs w:val="24"/>
        </w:rPr>
        <w:t>o</w:t>
      </w:r>
      <w:r w:rsidRPr="00EC2C57">
        <w:rPr>
          <w:rFonts w:ascii="Arial" w:eastAsia="Arial" w:hAnsi="Arial" w:cs="Arial"/>
          <w:color w:val="FF0000"/>
          <w:sz w:val="24"/>
          <w:szCs w:val="24"/>
        </w:rPr>
        <w:t xml:space="preserve"> dado</w:t>
      </w:r>
      <w:r w:rsidR="007924FD" w:rsidRPr="00EC2C57">
        <w:rPr>
          <w:rFonts w:ascii="Arial" w:eastAsia="Arial" w:hAnsi="Arial" w:cs="Arial"/>
          <w:color w:val="FF0000"/>
          <w:sz w:val="24"/>
          <w:szCs w:val="24"/>
        </w:rPr>
        <w:t xml:space="preserve"> bruto colhido</w:t>
      </w:r>
      <w:r w:rsidRPr="00EC2C57">
        <w:rPr>
          <w:rFonts w:ascii="Arial" w:eastAsia="Arial" w:hAnsi="Arial" w:cs="Arial"/>
          <w:color w:val="FF0000"/>
          <w:sz w:val="24"/>
          <w:szCs w:val="24"/>
        </w:rPr>
        <w:t xml:space="preserve"> pela investigação, enquanto evidência</w:t>
      </w:r>
      <w:r w:rsidR="007924FD" w:rsidRPr="00EC2C57">
        <w:rPr>
          <w:rFonts w:ascii="Arial" w:eastAsia="Arial" w:hAnsi="Arial" w:cs="Arial"/>
          <w:color w:val="FF0000"/>
          <w:sz w:val="24"/>
          <w:szCs w:val="24"/>
        </w:rPr>
        <w:t xml:space="preserve"> é o</w:t>
      </w:r>
      <w:r w:rsidRPr="00EC2C57">
        <w:rPr>
          <w:rFonts w:ascii="Arial" w:eastAsia="Arial" w:hAnsi="Arial" w:cs="Arial"/>
          <w:color w:val="FF0000"/>
          <w:sz w:val="24"/>
          <w:szCs w:val="24"/>
        </w:rPr>
        <w:t xml:space="preserve"> dado tratado </w:t>
      </w:r>
      <w:r w:rsidR="007924FD" w:rsidRPr="00EC2C57">
        <w:rPr>
          <w:rFonts w:ascii="Arial" w:eastAsia="Arial" w:hAnsi="Arial" w:cs="Arial"/>
          <w:color w:val="FF0000"/>
          <w:sz w:val="24"/>
          <w:szCs w:val="24"/>
        </w:rPr>
        <w:t>e, de alguma forma, relacionado</w:t>
      </w:r>
      <w:r w:rsidRPr="00EC2C57">
        <w:rPr>
          <w:rFonts w:ascii="Arial" w:eastAsia="Arial" w:hAnsi="Arial" w:cs="Arial"/>
          <w:color w:val="FF0000"/>
          <w:sz w:val="24"/>
          <w:szCs w:val="24"/>
        </w:rPr>
        <w:t xml:space="preserve"> com o fato delituoso em apuração. </w:t>
      </w:r>
    </w:p>
    <w:p w14:paraId="027FD154" w14:textId="259F06D5" w:rsidR="00EC2C57" w:rsidRPr="00E81C66" w:rsidRDefault="00EC2C57" w:rsidP="00EC2C57">
      <w:pPr>
        <w:spacing w:beforeLines="24" w:before="57" w:afterLines="24" w:after="57" w:line="360" w:lineRule="auto"/>
        <w:jc w:val="both"/>
        <w:rPr>
          <w:rFonts w:ascii="Arial" w:eastAsia="Arial" w:hAnsi="Arial" w:cs="Arial"/>
          <w:b/>
          <w:color w:val="FF0000"/>
          <w:sz w:val="24"/>
          <w:szCs w:val="24"/>
        </w:rPr>
      </w:pPr>
      <w:r w:rsidRPr="00E81C66">
        <w:rPr>
          <w:rFonts w:ascii="Arial" w:eastAsia="Arial" w:hAnsi="Arial" w:cs="Arial"/>
          <w:b/>
          <w:color w:val="FF0000"/>
          <w:sz w:val="24"/>
          <w:szCs w:val="24"/>
        </w:rPr>
        <w:t>&lt;Fechar Destaque&gt;</w:t>
      </w:r>
    </w:p>
    <w:p w14:paraId="458E5F0E" w14:textId="3FB65E93" w:rsidR="000327A2" w:rsidRDefault="001301C1" w:rsidP="0068691B">
      <w:pPr>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t xml:space="preserve">Sendo assim, </w:t>
      </w:r>
      <w:r w:rsidR="00143EE6" w:rsidRPr="00E81C66">
        <w:rPr>
          <w:rFonts w:ascii="Arial" w:eastAsia="Arial" w:hAnsi="Arial" w:cs="Arial"/>
          <w:sz w:val="24"/>
          <w:szCs w:val="24"/>
        </w:rPr>
        <w:t>evidências</w:t>
      </w:r>
      <w:r w:rsidR="0010402C" w:rsidRPr="0068691B">
        <w:rPr>
          <w:rFonts w:ascii="Arial" w:eastAsia="Arial" w:hAnsi="Arial" w:cs="Arial"/>
          <w:b/>
          <w:sz w:val="24"/>
          <w:szCs w:val="24"/>
        </w:rPr>
        <w:t xml:space="preserve"> </w:t>
      </w:r>
      <w:r w:rsidR="00822E1C">
        <w:rPr>
          <w:rFonts w:ascii="Arial" w:eastAsia="Arial" w:hAnsi="Arial" w:cs="Arial"/>
          <w:sz w:val="24"/>
          <w:szCs w:val="24"/>
        </w:rPr>
        <w:t>são</w:t>
      </w:r>
      <w:r w:rsidR="00822E1C" w:rsidRPr="0068691B">
        <w:rPr>
          <w:rFonts w:ascii="Arial" w:eastAsia="Arial" w:hAnsi="Arial" w:cs="Arial"/>
          <w:sz w:val="24"/>
          <w:szCs w:val="24"/>
        </w:rPr>
        <w:t xml:space="preserve"> </w:t>
      </w:r>
      <w:r w:rsidRPr="0068691B">
        <w:rPr>
          <w:rFonts w:ascii="Arial" w:eastAsia="Arial" w:hAnsi="Arial" w:cs="Arial"/>
          <w:sz w:val="24"/>
          <w:szCs w:val="24"/>
        </w:rPr>
        <w:t>o conjunto de informações colhidas pelos investigadores que respaldam as provas a serem homologadas na fase do processo penal.</w:t>
      </w:r>
    </w:p>
    <w:p w14:paraId="1A854351" w14:textId="77777777" w:rsidR="009634C4" w:rsidRPr="0068691B" w:rsidRDefault="009634C4" w:rsidP="0068691B">
      <w:pPr>
        <w:spacing w:beforeLines="24" w:before="57" w:afterLines="24" w:after="57" w:line="360" w:lineRule="auto"/>
        <w:jc w:val="both"/>
        <w:rPr>
          <w:rFonts w:ascii="Arial" w:hAnsi="Arial" w:cs="Arial"/>
          <w:sz w:val="24"/>
          <w:szCs w:val="24"/>
        </w:rPr>
      </w:pPr>
    </w:p>
    <w:p w14:paraId="3F6D8E2E" w14:textId="705823C1" w:rsidR="000327A2" w:rsidRPr="0068691B" w:rsidRDefault="00152509" w:rsidP="00E81C66">
      <w:pPr>
        <w:autoSpaceDE w:val="0"/>
        <w:autoSpaceDN w:val="0"/>
        <w:adjustRightInd w:val="0"/>
        <w:spacing w:before="120" w:after="120" w:line="360" w:lineRule="auto"/>
        <w:jc w:val="both"/>
        <w:rPr>
          <w:rFonts w:ascii="Arial" w:hAnsi="Arial" w:cs="Arial"/>
          <w:b/>
          <w:sz w:val="24"/>
          <w:szCs w:val="24"/>
        </w:rPr>
      </w:pPr>
      <w:r>
        <w:rPr>
          <w:rFonts w:ascii="Arial" w:eastAsia="Arial" w:hAnsi="Arial" w:cs="Arial"/>
          <w:b/>
          <w:sz w:val="24"/>
          <w:szCs w:val="24"/>
          <w:shd w:val="clear" w:color="auto" w:fill="4A86E8"/>
        </w:rPr>
        <w:t>&lt;H2&gt;</w:t>
      </w:r>
      <w:r w:rsidR="001301C1" w:rsidRPr="0068691B">
        <w:rPr>
          <w:rFonts w:ascii="Arial" w:eastAsia="Arial" w:hAnsi="Arial" w:cs="Arial"/>
          <w:b/>
          <w:sz w:val="24"/>
          <w:szCs w:val="24"/>
        </w:rPr>
        <w:t>Qualidade da evidência</w:t>
      </w:r>
      <w:r>
        <w:rPr>
          <w:rFonts w:ascii="Arial" w:eastAsia="Arial" w:hAnsi="Arial" w:cs="Arial"/>
          <w:b/>
          <w:sz w:val="24"/>
          <w:szCs w:val="24"/>
          <w:shd w:val="clear" w:color="auto" w:fill="4A86E8"/>
        </w:rPr>
        <w:t>&lt;H2/&gt;</w:t>
      </w:r>
    </w:p>
    <w:p w14:paraId="68F43EBF" w14:textId="77777777" w:rsidR="000327A2" w:rsidRPr="0068691B" w:rsidRDefault="000327A2" w:rsidP="0068691B">
      <w:pPr>
        <w:spacing w:beforeLines="24" w:before="57" w:afterLines="24" w:after="57" w:line="360" w:lineRule="auto"/>
        <w:jc w:val="both"/>
        <w:rPr>
          <w:rFonts w:ascii="Arial" w:eastAsia="Arial" w:hAnsi="Arial" w:cs="Arial"/>
          <w:sz w:val="24"/>
          <w:szCs w:val="24"/>
        </w:rPr>
      </w:pPr>
    </w:p>
    <w:p w14:paraId="09ACA3D6" w14:textId="4DAFD0DC" w:rsidR="004C4C64" w:rsidRDefault="001301C1" w:rsidP="0068691B">
      <w:pPr>
        <w:spacing w:beforeLines="24" w:before="57" w:afterLines="24" w:after="57" w:line="360" w:lineRule="auto"/>
        <w:jc w:val="both"/>
        <w:rPr>
          <w:rFonts w:ascii="Arial" w:eastAsia="Arial" w:hAnsi="Arial" w:cs="Arial"/>
          <w:sz w:val="24"/>
          <w:szCs w:val="24"/>
        </w:rPr>
      </w:pPr>
      <w:r w:rsidRPr="0068691B">
        <w:rPr>
          <w:rFonts w:ascii="Arial" w:eastAsia="Arial" w:hAnsi="Arial" w:cs="Arial"/>
          <w:sz w:val="24"/>
          <w:szCs w:val="24"/>
        </w:rPr>
        <w:lastRenderedPageBreak/>
        <w:t xml:space="preserve">O exame criterioso e a avaliação das evidências darão confiabilidade ao resultado da investigação. </w:t>
      </w:r>
      <w:r w:rsidR="00712F25">
        <w:rPr>
          <w:rFonts w:ascii="Arial" w:eastAsia="Arial" w:hAnsi="Arial" w:cs="Arial"/>
          <w:sz w:val="24"/>
          <w:szCs w:val="24"/>
        </w:rPr>
        <w:t>E, nes</w:t>
      </w:r>
      <w:r w:rsidR="00BA4C23">
        <w:rPr>
          <w:rFonts w:ascii="Arial" w:eastAsia="Arial" w:hAnsi="Arial" w:cs="Arial"/>
          <w:sz w:val="24"/>
          <w:szCs w:val="24"/>
        </w:rPr>
        <w:t>s</w:t>
      </w:r>
      <w:r w:rsidR="00712F25">
        <w:rPr>
          <w:rFonts w:ascii="Arial" w:eastAsia="Arial" w:hAnsi="Arial" w:cs="Arial"/>
          <w:sz w:val="24"/>
          <w:szCs w:val="24"/>
        </w:rPr>
        <w:t>e sentido, a</w:t>
      </w:r>
      <w:r w:rsidRPr="0068691B">
        <w:rPr>
          <w:rFonts w:ascii="Arial" w:eastAsia="Arial" w:hAnsi="Arial" w:cs="Arial"/>
          <w:sz w:val="24"/>
          <w:szCs w:val="24"/>
        </w:rPr>
        <w:t xml:space="preserve">s evidências precisam estar amparadas por </w:t>
      </w:r>
      <w:r w:rsidR="00712F25">
        <w:rPr>
          <w:rFonts w:ascii="Arial" w:eastAsia="Arial" w:hAnsi="Arial" w:cs="Arial"/>
          <w:sz w:val="24"/>
          <w:szCs w:val="24"/>
        </w:rPr>
        <w:t>alguns</w:t>
      </w:r>
      <w:r w:rsidR="00712F25" w:rsidRPr="0068691B">
        <w:rPr>
          <w:rFonts w:ascii="Arial" w:eastAsia="Arial" w:hAnsi="Arial" w:cs="Arial"/>
          <w:sz w:val="24"/>
          <w:szCs w:val="24"/>
        </w:rPr>
        <w:t xml:space="preserve"> </w:t>
      </w:r>
      <w:r w:rsidRPr="0068691B">
        <w:rPr>
          <w:rFonts w:ascii="Arial" w:eastAsia="Arial" w:hAnsi="Arial" w:cs="Arial"/>
          <w:sz w:val="24"/>
          <w:szCs w:val="24"/>
        </w:rPr>
        <w:t>requisitos que lhe</w:t>
      </w:r>
      <w:r w:rsidR="00712F25">
        <w:rPr>
          <w:rFonts w:ascii="Arial" w:eastAsia="Arial" w:hAnsi="Arial" w:cs="Arial"/>
          <w:sz w:val="24"/>
          <w:szCs w:val="24"/>
        </w:rPr>
        <w:t xml:space="preserve"> garant</w:t>
      </w:r>
      <w:r w:rsidR="00462AFD">
        <w:rPr>
          <w:rFonts w:ascii="Arial" w:eastAsia="Arial" w:hAnsi="Arial" w:cs="Arial"/>
          <w:sz w:val="24"/>
          <w:szCs w:val="24"/>
        </w:rPr>
        <w:t>a</w:t>
      </w:r>
      <w:r w:rsidR="00712F25">
        <w:rPr>
          <w:rFonts w:ascii="Arial" w:eastAsia="Arial" w:hAnsi="Arial" w:cs="Arial"/>
          <w:sz w:val="24"/>
          <w:szCs w:val="24"/>
        </w:rPr>
        <w:t>m</w:t>
      </w:r>
      <w:r w:rsidRPr="0068691B">
        <w:rPr>
          <w:rFonts w:ascii="Arial" w:eastAsia="Arial" w:hAnsi="Arial" w:cs="Arial"/>
          <w:sz w:val="24"/>
          <w:szCs w:val="24"/>
        </w:rPr>
        <w:t xml:space="preserve"> qualidade</w:t>
      </w:r>
      <w:r w:rsidR="00822E1C">
        <w:rPr>
          <w:rFonts w:ascii="Arial" w:eastAsia="Arial" w:hAnsi="Arial" w:cs="Arial"/>
          <w:sz w:val="24"/>
          <w:szCs w:val="24"/>
        </w:rPr>
        <w:t>, c</w:t>
      </w:r>
      <w:r w:rsidR="003C50B5">
        <w:rPr>
          <w:rFonts w:ascii="Arial" w:eastAsia="Arial" w:hAnsi="Arial" w:cs="Arial"/>
          <w:sz w:val="24"/>
          <w:szCs w:val="24"/>
        </w:rPr>
        <w:t>onforme</w:t>
      </w:r>
      <w:r w:rsidR="004C4C64">
        <w:rPr>
          <w:rFonts w:ascii="Arial" w:eastAsia="Arial" w:hAnsi="Arial" w:cs="Arial"/>
          <w:sz w:val="24"/>
          <w:szCs w:val="24"/>
        </w:rPr>
        <w:t xml:space="preserve"> destacad</w:t>
      </w:r>
      <w:r w:rsidR="00023382">
        <w:rPr>
          <w:rFonts w:ascii="Arial" w:eastAsia="Arial" w:hAnsi="Arial" w:cs="Arial"/>
          <w:sz w:val="24"/>
          <w:szCs w:val="24"/>
        </w:rPr>
        <w:t>o</w:t>
      </w:r>
      <w:r w:rsidR="004C4C64">
        <w:rPr>
          <w:rFonts w:ascii="Arial" w:eastAsia="Arial" w:hAnsi="Arial" w:cs="Arial"/>
          <w:sz w:val="24"/>
          <w:szCs w:val="24"/>
        </w:rPr>
        <w:t xml:space="preserve"> na figura</w:t>
      </w:r>
      <w:r w:rsidR="00712F25">
        <w:rPr>
          <w:rFonts w:ascii="Arial" w:eastAsia="Arial" w:hAnsi="Arial" w:cs="Arial"/>
          <w:sz w:val="24"/>
          <w:szCs w:val="24"/>
        </w:rPr>
        <w:t xml:space="preserve"> a seguir.</w:t>
      </w:r>
    </w:p>
    <w:p w14:paraId="63A73643" w14:textId="77777777" w:rsidR="004C4C64" w:rsidRDefault="004C4C64" w:rsidP="0068691B">
      <w:pPr>
        <w:spacing w:beforeLines="24" w:before="57" w:afterLines="24" w:after="57" w:line="360" w:lineRule="auto"/>
        <w:jc w:val="both"/>
        <w:rPr>
          <w:rFonts w:ascii="Arial" w:eastAsia="Arial" w:hAnsi="Arial" w:cs="Arial"/>
          <w:sz w:val="24"/>
          <w:szCs w:val="24"/>
        </w:rPr>
      </w:pPr>
    </w:p>
    <w:p w14:paraId="49C75E86" w14:textId="77777777" w:rsidR="004C4C64" w:rsidRPr="00067768" w:rsidRDefault="004C4C64" w:rsidP="004C4C64">
      <w:pPr>
        <w:spacing w:beforeLines="24" w:before="57" w:afterLines="24" w:after="57" w:line="360" w:lineRule="auto"/>
        <w:jc w:val="center"/>
        <w:rPr>
          <w:rFonts w:ascii="Arial" w:eastAsia="Arial" w:hAnsi="Arial" w:cs="Arial"/>
          <w:sz w:val="24"/>
          <w:szCs w:val="24"/>
        </w:rPr>
      </w:pPr>
      <w:commentRangeStart w:id="59"/>
      <w:commentRangeStart w:id="60"/>
      <w:r>
        <w:rPr>
          <w:noProof/>
        </w:rPr>
        <w:drawing>
          <wp:inline distT="0" distB="0" distL="0" distR="0" wp14:anchorId="19DB5E2C" wp14:editId="0FB87762">
            <wp:extent cx="5831597" cy="319087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39802" cy="3195364"/>
                    </a:xfrm>
                    <a:prstGeom prst="rect">
                      <a:avLst/>
                    </a:prstGeom>
                  </pic:spPr>
                </pic:pic>
              </a:graphicData>
            </a:graphic>
          </wp:inline>
        </w:drawing>
      </w:r>
      <w:commentRangeEnd w:id="59"/>
      <w:r>
        <w:rPr>
          <w:rStyle w:val="Refdecomentrio"/>
        </w:rPr>
        <w:commentReference w:id="59"/>
      </w:r>
      <w:commentRangeEnd w:id="60"/>
      <w:r w:rsidR="0041387E">
        <w:rPr>
          <w:rStyle w:val="Refdecomentrio"/>
        </w:rPr>
        <w:commentReference w:id="60"/>
      </w:r>
    </w:p>
    <w:p w14:paraId="008217E5" w14:textId="28749925" w:rsidR="004C4C64" w:rsidRDefault="004C4C64" w:rsidP="004C4C64">
      <w:pPr>
        <w:tabs>
          <w:tab w:val="center" w:pos="7938"/>
        </w:tabs>
        <w:spacing w:beforeLines="24" w:before="57" w:afterLines="24" w:after="57" w:line="360" w:lineRule="auto"/>
        <w:jc w:val="both"/>
        <w:rPr>
          <w:rFonts w:ascii="Arial" w:eastAsia="Times New Roman" w:hAnsi="Arial" w:cs="Arial"/>
          <w:color w:val="FF0000"/>
        </w:rPr>
      </w:pPr>
      <w:r w:rsidRPr="00904212">
        <w:rPr>
          <w:rFonts w:ascii="Arial" w:eastAsia="Times New Roman" w:hAnsi="Arial" w:cs="Arial"/>
          <w:b/>
          <w:color w:val="FF0000"/>
        </w:rPr>
        <w:t xml:space="preserve">Figura </w:t>
      </w:r>
      <w:r w:rsidR="00D12335">
        <w:rPr>
          <w:rFonts w:ascii="Arial" w:eastAsia="Times New Roman" w:hAnsi="Arial" w:cs="Arial"/>
          <w:b/>
          <w:color w:val="FF0000"/>
        </w:rPr>
        <w:t>19</w:t>
      </w:r>
      <w:r w:rsidRPr="00904212">
        <w:rPr>
          <w:rFonts w:ascii="Arial" w:eastAsia="Times New Roman" w:hAnsi="Arial" w:cs="Arial"/>
          <w:b/>
          <w:color w:val="FF0000"/>
        </w:rPr>
        <w:t>:</w:t>
      </w:r>
      <w:r>
        <w:rPr>
          <w:rFonts w:ascii="Arial" w:eastAsia="Times New Roman" w:hAnsi="Arial" w:cs="Arial"/>
          <w:b/>
          <w:color w:val="FF0000"/>
        </w:rPr>
        <w:t xml:space="preserve"> </w:t>
      </w:r>
      <w:r w:rsidRPr="00067768">
        <w:rPr>
          <w:rFonts w:ascii="Arial" w:eastAsia="Times New Roman" w:hAnsi="Arial" w:cs="Arial"/>
          <w:color w:val="FF0000"/>
        </w:rPr>
        <w:t xml:space="preserve">Requisitos que </w:t>
      </w:r>
      <w:r w:rsidRPr="003810DD">
        <w:rPr>
          <w:rFonts w:ascii="Arial" w:eastAsia="Times New Roman" w:hAnsi="Arial" w:cs="Arial"/>
          <w:color w:val="FF0000"/>
        </w:rPr>
        <w:t>garantem qualidade à evidência</w:t>
      </w:r>
      <w:r w:rsidRPr="00C67DAA">
        <w:rPr>
          <w:rFonts w:ascii="Arial" w:eastAsia="Times New Roman" w:hAnsi="Arial" w:cs="Arial"/>
          <w:color w:val="FF0000"/>
        </w:rPr>
        <w:t>.</w:t>
      </w:r>
      <w:r>
        <w:rPr>
          <w:rFonts w:ascii="Arial" w:eastAsia="Times New Roman" w:hAnsi="Arial" w:cs="Arial"/>
          <w:color w:val="FF0000"/>
        </w:rPr>
        <w:t xml:space="preserve"> </w:t>
      </w:r>
      <w:r w:rsidRPr="00904212">
        <w:rPr>
          <w:rFonts w:ascii="Arial" w:eastAsia="Times New Roman" w:hAnsi="Arial" w:cs="Arial"/>
          <w:b/>
          <w:color w:val="FF0000"/>
        </w:rPr>
        <w:t>Fonte:</w:t>
      </w:r>
      <w:r w:rsidRPr="00904212">
        <w:rPr>
          <w:rFonts w:ascii="Arial" w:eastAsia="Times New Roman" w:hAnsi="Arial" w:cs="Arial"/>
          <w:color w:val="FF0000"/>
        </w:rPr>
        <w:t xml:space="preserve"> labSEAD-UFSC (2019).</w:t>
      </w:r>
    </w:p>
    <w:p w14:paraId="7D181387" w14:textId="464D2B1F" w:rsidR="000327A2" w:rsidRDefault="000327A2" w:rsidP="0068691B">
      <w:pPr>
        <w:spacing w:beforeLines="24" w:before="57" w:afterLines="24" w:after="57" w:line="360" w:lineRule="auto"/>
        <w:jc w:val="both"/>
        <w:rPr>
          <w:rFonts w:ascii="Arial" w:eastAsia="Arial" w:hAnsi="Arial" w:cs="Arial"/>
          <w:sz w:val="24"/>
          <w:szCs w:val="24"/>
        </w:rPr>
      </w:pPr>
    </w:p>
    <w:p w14:paraId="0FE9DBDC" w14:textId="5C8A009B" w:rsidR="000327A2" w:rsidRPr="0068691B" w:rsidRDefault="007E18A2" w:rsidP="00E81C66">
      <w:pPr>
        <w:pStyle w:val="PargrafodaLista1"/>
        <w:spacing w:beforeLines="24" w:before="57" w:afterLines="24" w:after="57" w:line="360" w:lineRule="auto"/>
        <w:ind w:left="0"/>
        <w:jc w:val="both"/>
        <w:rPr>
          <w:rFonts w:ascii="Arial" w:hAnsi="Arial" w:cs="Arial"/>
          <w:sz w:val="24"/>
          <w:szCs w:val="24"/>
        </w:rPr>
      </w:pPr>
      <w:r>
        <w:rPr>
          <w:rFonts w:ascii="Arial" w:eastAsia="Arial" w:hAnsi="Arial" w:cs="Arial"/>
          <w:sz w:val="24"/>
          <w:szCs w:val="24"/>
        </w:rPr>
        <w:t>O</w:t>
      </w:r>
      <w:r w:rsidR="00C67DAA">
        <w:rPr>
          <w:rFonts w:ascii="Arial" w:eastAsia="Arial" w:hAnsi="Arial" w:cs="Arial"/>
          <w:sz w:val="24"/>
          <w:szCs w:val="24"/>
        </w:rPr>
        <w:t xml:space="preserve"> quesito de suficiência </w:t>
      </w:r>
      <w:r>
        <w:rPr>
          <w:rFonts w:ascii="Arial" w:eastAsia="Arial" w:hAnsi="Arial" w:cs="Arial"/>
          <w:sz w:val="24"/>
          <w:szCs w:val="24"/>
        </w:rPr>
        <w:t>diz respeito</w:t>
      </w:r>
      <w:r w:rsidR="00C67DAA">
        <w:rPr>
          <w:rFonts w:ascii="Arial" w:eastAsia="Arial" w:hAnsi="Arial" w:cs="Arial"/>
          <w:sz w:val="24"/>
          <w:szCs w:val="24"/>
        </w:rPr>
        <w:t xml:space="preserve"> </w:t>
      </w:r>
      <w:r w:rsidR="001301C1" w:rsidRPr="0068691B">
        <w:rPr>
          <w:rFonts w:ascii="Arial" w:eastAsia="Arial" w:hAnsi="Arial" w:cs="Arial"/>
          <w:sz w:val="24"/>
          <w:szCs w:val="24"/>
        </w:rPr>
        <w:t>ao grau de convencimento da veracidade das informações contida</w:t>
      </w:r>
      <w:r w:rsidR="00143EE6" w:rsidRPr="0068691B">
        <w:rPr>
          <w:rFonts w:ascii="Arial" w:eastAsia="Arial" w:hAnsi="Arial" w:cs="Arial"/>
          <w:sz w:val="24"/>
          <w:szCs w:val="24"/>
        </w:rPr>
        <w:t>s</w:t>
      </w:r>
      <w:r w:rsidR="00C67DAA">
        <w:rPr>
          <w:rFonts w:ascii="Arial" w:eastAsia="Arial" w:hAnsi="Arial" w:cs="Arial"/>
          <w:sz w:val="24"/>
          <w:szCs w:val="24"/>
        </w:rPr>
        <w:t xml:space="preserve"> na </w:t>
      </w:r>
      <w:r w:rsidR="00C67DAA" w:rsidRPr="00E22752">
        <w:rPr>
          <w:rFonts w:ascii="Arial" w:eastAsia="Arial" w:hAnsi="Arial" w:cs="Arial"/>
          <w:sz w:val="24"/>
          <w:szCs w:val="24"/>
        </w:rPr>
        <w:t xml:space="preserve">evidência. </w:t>
      </w:r>
      <w:r>
        <w:rPr>
          <w:rFonts w:ascii="Arial" w:eastAsia="Arial" w:hAnsi="Arial" w:cs="Arial"/>
          <w:sz w:val="24"/>
          <w:szCs w:val="24"/>
        </w:rPr>
        <w:t>De</w:t>
      </w:r>
      <w:r w:rsidR="00057451" w:rsidRPr="007E18A2">
        <w:rPr>
          <w:rFonts w:ascii="Arial" w:eastAsia="Arial" w:hAnsi="Arial" w:cs="Arial"/>
          <w:sz w:val="24"/>
          <w:szCs w:val="24"/>
        </w:rPr>
        <w:t>termina se</w:t>
      </w:r>
      <w:r w:rsidR="001301C1" w:rsidRPr="007E18A2">
        <w:rPr>
          <w:rFonts w:ascii="Arial" w:eastAsia="Arial" w:hAnsi="Arial" w:cs="Arial"/>
          <w:sz w:val="24"/>
          <w:szCs w:val="24"/>
        </w:rPr>
        <w:t xml:space="preserve"> </w:t>
      </w:r>
      <w:r>
        <w:rPr>
          <w:rFonts w:ascii="Arial" w:eastAsia="Arial" w:hAnsi="Arial" w:cs="Arial"/>
          <w:sz w:val="24"/>
          <w:szCs w:val="24"/>
        </w:rPr>
        <w:t xml:space="preserve">a </w:t>
      </w:r>
      <w:r w:rsidR="001301C1" w:rsidRPr="007E18A2">
        <w:rPr>
          <w:rFonts w:ascii="Arial" w:eastAsia="Arial" w:hAnsi="Arial" w:cs="Arial"/>
          <w:sz w:val="24"/>
          <w:szCs w:val="24"/>
        </w:rPr>
        <w:t>evidência é convincente o bastante para justificar as conclusões da equipe de investigação</w:t>
      </w:r>
      <w:r>
        <w:rPr>
          <w:rFonts w:ascii="Arial" w:eastAsia="Arial" w:hAnsi="Arial" w:cs="Arial"/>
          <w:sz w:val="24"/>
          <w:szCs w:val="24"/>
        </w:rPr>
        <w:t xml:space="preserve"> na identificação da a</w:t>
      </w:r>
      <w:r w:rsidRPr="007E18A2">
        <w:rPr>
          <w:rFonts w:ascii="Arial" w:eastAsia="Arial" w:hAnsi="Arial" w:cs="Arial"/>
          <w:sz w:val="24"/>
          <w:szCs w:val="24"/>
        </w:rPr>
        <w:t>utoria e</w:t>
      </w:r>
      <w:r>
        <w:rPr>
          <w:rFonts w:ascii="Arial" w:eastAsia="Arial" w:hAnsi="Arial" w:cs="Arial"/>
          <w:sz w:val="24"/>
          <w:szCs w:val="24"/>
        </w:rPr>
        <w:t xml:space="preserve"> da</w:t>
      </w:r>
      <w:r w:rsidRPr="007E18A2">
        <w:rPr>
          <w:rFonts w:ascii="Arial" w:eastAsia="Arial" w:hAnsi="Arial" w:cs="Arial"/>
          <w:sz w:val="24"/>
          <w:szCs w:val="24"/>
        </w:rPr>
        <w:t xml:space="preserve"> </w:t>
      </w:r>
      <w:r w:rsidRPr="00E22752">
        <w:rPr>
          <w:rFonts w:ascii="Arial" w:eastAsia="Arial" w:hAnsi="Arial" w:cs="Arial"/>
          <w:sz w:val="24"/>
          <w:szCs w:val="24"/>
        </w:rPr>
        <w:t>materialidade do fato criminoso</w:t>
      </w:r>
      <w:r w:rsidR="001301C1" w:rsidRPr="007E18A2">
        <w:rPr>
          <w:rFonts w:ascii="Arial" w:eastAsia="Arial" w:hAnsi="Arial" w:cs="Arial"/>
          <w:sz w:val="24"/>
          <w:szCs w:val="24"/>
        </w:rPr>
        <w:t>.</w:t>
      </w:r>
    </w:p>
    <w:p w14:paraId="4F6669F0" w14:textId="23D1DBC5" w:rsidR="00736C28" w:rsidRDefault="003810DD" w:rsidP="00E81C66">
      <w:pPr>
        <w:pStyle w:val="PargrafodaLista1"/>
        <w:spacing w:beforeLines="24" w:before="57" w:afterLines="24" w:after="57" w:line="360" w:lineRule="auto"/>
        <w:ind w:left="0"/>
        <w:jc w:val="both"/>
        <w:rPr>
          <w:rFonts w:ascii="Arial" w:eastAsia="Arial" w:hAnsi="Arial" w:cs="Arial"/>
          <w:sz w:val="24"/>
          <w:szCs w:val="24"/>
        </w:rPr>
      </w:pPr>
      <w:r w:rsidRPr="00E81C66">
        <w:rPr>
          <w:rFonts w:ascii="Arial" w:eastAsia="Arial" w:hAnsi="Arial" w:cs="Arial"/>
          <w:sz w:val="24"/>
          <w:szCs w:val="24"/>
        </w:rPr>
        <w:t>Em relação a</w:t>
      </w:r>
      <w:r>
        <w:rPr>
          <w:rFonts w:ascii="Arial" w:eastAsia="Arial" w:hAnsi="Arial" w:cs="Arial"/>
          <w:sz w:val="24"/>
          <w:szCs w:val="24"/>
        </w:rPr>
        <w:t>o termo</w:t>
      </w:r>
      <w:r w:rsidRPr="00E81C66">
        <w:rPr>
          <w:rFonts w:ascii="Arial" w:eastAsia="Arial" w:hAnsi="Arial" w:cs="Arial"/>
          <w:sz w:val="24"/>
          <w:szCs w:val="24"/>
        </w:rPr>
        <w:t xml:space="preserve"> validade, podemos </w:t>
      </w:r>
      <w:r w:rsidR="00057451">
        <w:rPr>
          <w:rFonts w:ascii="Arial" w:eastAsia="Arial" w:hAnsi="Arial" w:cs="Arial"/>
          <w:sz w:val="24"/>
          <w:szCs w:val="24"/>
        </w:rPr>
        <w:t xml:space="preserve">associar </w:t>
      </w:r>
      <w:r>
        <w:rPr>
          <w:rFonts w:ascii="Arial" w:eastAsia="Arial" w:hAnsi="Arial" w:cs="Arial"/>
          <w:sz w:val="24"/>
          <w:szCs w:val="24"/>
        </w:rPr>
        <w:t xml:space="preserve">ao que diz respeito </w:t>
      </w:r>
      <w:r w:rsidR="00736C28" w:rsidRPr="0068691B">
        <w:rPr>
          <w:rFonts w:ascii="Arial" w:eastAsia="Arial" w:hAnsi="Arial" w:cs="Arial"/>
          <w:sz w:val="24"/>
          <w:szCs w:val="24"/>
        </w:rPr>
        <w:t>à</w:t>
      </w:r>
      <w:r w:rsidR="001301C1" w:rsidRPr="0068691B">
        <w:rPr>
          <w:rFonts w:ascii="Arial" w:eastAsia="Arial" w:hAnsi="Arial" w:cs="Arial"/>
          <w:sz w:val="24"/>
          <w:szCs w:val="24"/>
        </w:rPr>
        <w:t xml:space="preserve"> legalidade do processo pelo qual foi coletada </w:t>
      </w:r>
      <w:r w:rsidR="00057451">
        <w:rPr>
          <w:rFonts w:ascii="Arial" w:eastAsia="Arial" w:hAnsi="Arial" w:cs="Arial"/>
          <w:sz w:val="24"/>
          <w:szCs w:val="24"/>
        </w:rPr>
        <w:t xml:space="preserve">a evidência, garantindo </w:t>
      </w:r>
      <w:r w:rsidR="001301C1" w:rsidRPr="0068691B">
        <w:rPr>
          <w:rFonts w:ascii="Arial" w:eastAsia="Arial" w:hAnsi="Arial" w:cs="Arial"/>
          <w:sz w:val="24"/>
          <w:szCs w:val="24"/>
        </w:rPr>
        <w:t>credibilidade</w:t>
      </w:r>
      <w:r w:rsidR="00057451">
        <w:rPr>
          <w:rFonts w:ascii="Arial" w:eastAsia="Arial" w:hAnsi="Arial" w:cs="Arial"/>
          <w:sz w:val="24"/>
          <w:szCs w:val="24"/>
        </w:rPr>
        <w:t xml:space="preserve"> </w:t>
      </w:r>
      <w:r w:rsidR="001301C1" w:rsidRPr="0068691B">
        <w:rPr>
          <w:rFonts w:ascii="Arial" w:eastAsia="Arial" w:hAnsi="Arial" w:cs="Arial"/>
          <w:sz w:val="24"/>
          <w:szCs w:val="24"/>
        </w:rPr>
        <w:t xml:space="preserve">como suporte </w:t>
      </w:r>
      <w:r>
        <w:rPr>
          <w:rFonts w:ascii="Arial" w:eastAsia="Arial" w:hAnsi="Arial" w:cs="Arial"/>
          <w:sz w:val="24"/>
          <w:szCs w:val="24"/>
        </w:rPr>
        <w:t>para</w:t>
      </w:r>
      <w:r w:rsidR="001301C1" w:rsidRPr="0068691B">
        <w:rPr>
          <w:rFonts w:ascii="Arial" w:eastAsia="Arial" w:hAnsi="Arial" w:cs="Arial"/>
          <w:sz w:val="24"/>
          <w:szCs w:val="24"/>
        </w:rPr>
        <w:t xml:space="preserve"> conclusões </w:t>
      </w:r>
      <w:r>
        <w:rPr>
          <w:rFonts w:ascii="Arial" w:eastAsia="Arial" w:hAnsi="Arial" w:cs="Arial"/>
          <w:sz w:val="24"/>
          <w:szCs w:val="24"/>
        </w:rPr>
        <w:t>d</w:t>
      </w:r>
      <w:r w:rsidR="001301C1" w:rsidRPr="0068691B">
        <w:rPr>
          <w:rFonts w:ascii="Arial" w:eastAsia="Arial" w:hAnsi="Arial" w:cs="Arial"/>
          <w:sz w:val="24"/>
          <w:szCs w:val="24"/>
        </w:rPr>
        <w:t>a equipe</w:t>
      </w:r>
      <w:r w:rsidR="00057451">
        <w:rPr>
          <w:rFonts w:ascii="Arial" w:eastAsia="Arial" w:hAnsi="Arial" w:cs="Arial"/>
          <w:sz w:val="24"/>
          <w:szCs w:val="24"/>
        </w:rPr>
        <w:t xml:space="preserve"> </w:t>
      </w:r>
      <w:r w:rsidR="001301C1" w:rsidRPr="0068691B">
        <w:rPr>
          <w:rFonts w:ascii="Arial" w:eastAsia="Arial" w:hAnsi="Arial" w:cs="Arial"/>
          <w:sz w:val="24"/>
          <w:szCs w:val="24"/>
        </w:rPr>
        <w:t>quanto ao delito e sua autoria.</w:t>
      </w:r>
    </w:p>
    <w:p w14:paraId="05445624" w14:textId="79CC73C2" w:rsidR="000327A2" w:rsidRPr="0068691B" w:rsidRDefault="003810DD" w:rsidP="00E81C66">
      <w:pPr>
        <w:pStyle w:val="PargrafodaLista1"/>
        <w:spacing w:beforeLines="24" w:before="57" w:afterLines="24" w:after="57" w:line="360" w:lineRule="auto"/>
        <w:ind w:left="0"/>
        <w:jc w:val="both"/>
        <w:rPr>
          <w:rFonts w:ascii="Arial" w:hAnsi="Arial" w:cs="Arial"/>
          <w:sz w:val="24"/>
          <w:szCs w:val="24"/>
        </w:rPr>
      </w:pPr>
      <w:r w:rsidRPr="00E81C66">
        <w:rPr>
          <w:rFonts w:ascii="Arial" w:eastAsia="Arial" w:hAnsi="Arial" w:cs="Arial"/>
          <w:sz w:val="24"/>
          <w:szCs w:val="24"/>
        </w:rPr>
        <w:t xml:space="preserve">Por fim, a </w:t>
      </w:r>
      <w:r w:rsidR="00057451" w:rsidRPr="003810DD">
        <w:rPr>
          <w:rFonts w:ascii="Arial" w:eastAsia="Arial" w:hAnsi="Arial" w:cs="Arial"/>
          <w:sz w:val="24"/>
          <w:szCs w:val="24"/>
        </w:rPr>
        <w:t>relevância</w:t>
      </w:r>
      <w:r w:rsidRPr="00E81C66">
        <w:rPr>
          <w:rFonts w:ascii="Arial" w:eastAsia="Arial" w:hAnsi="Arial" w:cs="Arial"/>
          <w:sz w:val="24"/>
          <w:szCs w:val="24"/>
        </w:rPr>
        <w:t xml:space="preserve"> se dirige</w:t>
      </w:r>
      <w:r w:rsidR="00057451">
        <w:rPr>
          <w:rFonts w:ascii="Arial" w:eastAsia="Arial" w:hAnsi="Arial" w:cs="Arial"/>
          <w:sz w:val="24"/>
          <w:szCs w:val="24"/>
        </w:rPr>
        <w:t xml:space="preserve"> </w:t>
      </w:r>
      <w:r w:rsidR="001301C1" w:rsidRPr="0068691B">
        <w:rPr>
          <w:rFonts w:ascii="Arial" w:eastAsia="Arial" w:hAnsi="Arial" w:cs="Arial"/>
          <w:sz w:val="24"/>
          <w:szCs w:val="24"/>
        </w:rPr>
        <w:t>ao gra</w:t>
      </w:r>
      <w:r w:rsidR="00736C28" w:rsidRPr="0068691B">
        <w:rPr>
          <w:rFonts w:ascii="Arial" w:eastAsia="Arial" w:hAnsi="Arial" w:cs="Arial"/>
          <w:sz w:val="24"/>
          <w:szCs w:val="24"/>
        </w:rPr>
        <w:t xml:space="preserve">u de relação entre a evidência </w:t>
      </w:r>
      <w:r w:rsidR="001301C1" w:rsidRPr="0068691B">
        <w:rPr>
          <w:rFonts w:ascii="Arial" w:eastAsia="Arial" w:hAnsi="Arial" w:cs="Arial"/>
          <w:sz w:val="24"/>
          <w:szCs w:val="24"/>
        </w:rPr>
        <w:t xml:space="preserve">e o objetivo da investigação. Revela se as informações coletadas </w:t>
      </w:r>
      <w:r w:rsidR="00712F25">
        <w:rPr>
          <w:rFonts w:ascii="Arial" w:eastAsia="Arial" w:hAnsi="Arial" w:cs="Arial"/>
          <w:sz w:val="24"/>
          <w:szCs w:val="24"/>
        </w:rPr>
        <w:t xml:space="preserve">se </w:t>
      </w:r>
      <w:r w:rsidR="001301C1" w:rsidRPr="0068691B">
        <w:rPr>
          <w:rFonts w:ascii="Arial" w:eastAsia="Arial" w:hAnsi="Arial" w:cs="Arial"/>
          <w:sz w:val="24"/>
          <w:szCs w:val="24"/>
        </w:rPr>
        <w:t>referem ao conjunto de provas que se quer apurar.</w:t>
      </w:r>
    </w:p>
    <w:p w14:paraId="29A9543C" w14:textId="77777777" w:rsidR="000327A2" w:rsidRPr="0068691B" w:rsidRDefault="000327A2" w:rsidP="0068691B">
      <w:pPr>
        <w:spacing w:beforeLines="24" w:before="57" w:afterLines="24" w:after="57" w:line="360" w:lineRule="auto"/>
        <w:jc w:val="both"/>
        <w:rPr>
          <w:rFonts w:ascii="Arial" w:eastAsia="Arial" w:hAnsi="Arial" w:cs="Arial"/>
          <w:sz w:val="24"/>
          <w:szCs w:val="24"/>
        </w:rPr>
      </w:pPr>
    </w:p>
    <w:p w14:paraId="7AFF5382" w14:textId="35461D11" w:rsidR="00057451" w:rsidRDefault="00082DF4" w:rsidP="0068691B">
      <w:pPr>
        <w:spacing w:beforeLines="24" w:before="57" w:afterLines="24" w:after="57" w:line="360" w:lineRule="auto"/>
        <w:jc w:val="both"/>
        <w:rPr>
          <w:rFonts w:ascii="Arial" w:eastAsia="Arial" w:hAnsi="Arial" w:cs="Arial"/>
          <w:sz w:val="24"/>
          <w:szCs w:val="24"/>
        </w:rPr>
      </w:pPr>
      <w:bookmarkStart w:id="61" w:name="_Hlk504545778"/>
      <w:r>
        <w:rPr>
          <w:rFonts w:ascii="Arial" w:eastAsia="Arial" w:hAnsi="Arial" w:cs="Arial"/>
          <w:sz w:val="24"/>
          <w:szCs w:val="24"/>
        </w:rPr>
        <w:t>Portanto</w:t>
      </w:r>
      <w:r w:rsidR="00712F25">
        <w:rPr>
          <w:rFonts w:ascii="Arial" w:eastAsia="Arial" w:hAnsi="Arial" w:cs="Arial"/>
          <w:sz w:val="24"/>
          <w:szCs w:val="24"/>
        </w:rPr>
        <w:t>, podemos concluir que a</w:t>
      </w:r>
      <w:r w:rsidR="001301C1" w:rsidRPr="0068691B">
        <w:rPr>
          <w:rFonts w:ascii="Arial" w:eastAsia="Arial" w:hAnsi="Arial" w:cs="Arial"/>
          <w:sz w:val="24"/>
          <w:szCs w:val="24"/>
        </w:rPr>
        <w:t xml:space="preserve"> equipe de investigação deve </w:t>
      </w:r>
      <w:r w:rsidR="00736C28" w:rsidRPr="0068691B">
        <w:rPr>
          <w:rFonts w:ascii="Arial" w:eastAsia="Arial" w:hAnsi="Arial" w:cs="Arial"/>
          <w:sz w:val="24"/>
          <w:szCs w:val="24"/>
        </w:rPr>
        <w:t xml:space="preserve">sempre </w:t>
      </w:r>
      <w:r w:rsidR="001301C1" w:rsidRPr="0068691B">
        <w:rPr>
          <w:rFonts w:ascii="Arial" w:eastAsia="Arial" w:hAnsi="Arial" w:cs="Arial"/>
          <w:sz w:val="24"/>
          <w:szCs w:val="24"/>
        </w:rPr>
        <w:t xml:space="preserve">avaliar a qualidade da evidência como suporte para as provas que deseja apurar. </w:t>
      </w:r>
      <w:r w:rsidR="00736C28" w:rsidRPr="0068691B">
        <w:rPr>
          <w:rFonts w:ascii="Arial" w:eastAsia="Arial" w:hAnsi="Arial" w:cs="Arial"/>
          <w:sz w:val="24"/>
          <w:szCs w:val="24"/>
        </w:rPr>
        <w:t>A</w:t>
      </w:r>
      <w:r w:rsidR="001301C1" w:rsidRPr="0068691B">
        <w:rPr>
          <w:rFonts w:ascii="Arial" w:eastAsia="Arial" w:hAnsi="Arial" w:cs="Arial"/>
          <w:sz w:val="24"/>
          <w:szCs w:val="24"/>
        </w:rPr>
        <w:t>valia</w:t>
      </w:r>
      <w:r w:rsidR="00712F25">
        <w:rPr>
          <w:rFonts w:ascii="Arial" w:eastAsia="Arial" w:hAnsi="Arial" w:cs="Arial"/>
          <w:sz w:val="24"/>
          <w:szCs w:val="24"/>
        </w:rPr>
        <w:t xml:space="preserve">ndo </w:t>
      </w:r>
      <w:r w:rsidR="00712F25">
        <w:rPr>
          <w:rFonts w:ascii="Arial" w:eastAsia="Arial" w:hAnsi="Arial" w:cs="Arial"/>
          <w:sz w:val="24"/>
          <w:szCs w:val="24"/>
        </w:rPr>
        <w:lastRenderedPageBreak/>
        <w:t>sempre</w:t>
      </w:r>
      <w:r w:rsidR="001301C1" w:rsidRPr="0068691B">
        <w:rPr>
          <w:rFonts w:ascii="Arial" w:eastAsia="Arial" w:hAnsi="Arial" w:cs="Arial"/>
          <w:sz w:val="24"/>
          <w:szCs w:val="24"/>
        </w:rPr>
        <w:t xml:space="preserve"> seu grau de confiabilidade</w:t>
      </w:r>
      <w:r w:rsidR="00712F25">
        <w:rPr>
          <w:rFonts w:ascii="Arial" w:eastAsia="Arial" w:hAnsi="Arial" w:cs="Arial"/>
          <w:sz w:val="24"/>
          <w:szCs w:val="24"/>
        </w:rPr>
        <w:t xml:space="preserve"> e</w:t>
      </w:r>
      <w:r w:rsidR="001301C1" w:rsidRPr="0068691B">
        <w:rPr>
          <w:rFonts w:ascii="Arial" w:eastAsia="Arial" w:hAnsi="Arial" w:cs="Arial"/>
          <w:sz w:val="24"/>
          <w:szCs w:val="24"/>
        </w:rPr>
        <w:t xml:space="preserve"> </w:t>
      </w:r>
      <w:r w:rsidR="00DD39CC" w:rsidRPr="0068691B">
        <w:rPr>
          <w:rFonts w:ascii="Arial" w:eastAsia="Arial" w:hAnsi="Arial" w:cs="Arial"/>
          <w:sz w:val="24"/>
          <w:szCs w:val="24"/>
        </w:rPr>
        <w:t>s</w:t>
      </w:r>
      <w:r w:rsidR="00DD39CC">
        <w:rPr>
          <w:rFonts w:ascii="Arial" w:eastAsia="Arial" w:hAnsi="Arial" w:cs="Arial"/>
          <w:sz w:val="24"/>
          <w:szCs w:val="24"/>
        </w:rPr>
        <w:t>ua</w:t>
      </w:r>
      <w:r w:rsidR="00DD39CC" w:rsidRPr="0068691B">
        <w:rPr>
          <w:rFonts w:ascii="Arial" w:eastAsia="Arial" w:hAnsi="Arial" w:cs="Arial"/>
          <w:sz w:val="24"/>
          <w:szCs w:val="24"/>
        </w:rPr>
        <w:t xml:space="preserve"> contribuição</w:t>
      </w:r>
      <w:r w:rsidR="00712F25">
        <w:rPr>
          <w:rFonts w:ascii="Arial" w:eastAsia="Arial" w:hAnsi="Arial" w:cs="Arial"/>
          <w:sz w:val="24"/>
          <w:szCs w:val="24"/>
        </w:rPr>
        <w:t xml:space="preserve"> </w:t>
      </w:r>
      <w:r w:rsidR="001301C1" w:rsidRPr="0068691B">
        <w:rPr>
          <w:rFonts w:ascii="Arial" w:eastAsia="Arial" w:hAnsi="Arial" w:cs="Arial"/>
          <w:sz w:val="24"/>
          <w:szCs w:val="24"/>
        </w:rPr>
        <w:t>para a validação das hipóteses que foram formuladas no planejamento.</w:t>
      </w:r>
    </w:p>
    <w:p w14:paraId="34953B30" w14:textId="77777777" w:rsidR="00057451" w:rsidRDefault="00057451" w:rsidP="0068691B">
      <w:pPr>
        <w:spacing w:beforeLines="24" w:before="57" w:afterLines="24" w:after="57" w:line="360" w:lineRule="auto"/>
        <w:jc w:val="both"/>
        <w:rPr>
          <w:rFonts w:ascii="Arial" w:eastAsia="Arial" w:hAnsi="Arial" w:cs="Arial"/>
          <w:sz w:val="24"/>
          <w:szCs w:val="24"/>
        </w:rPr>
      </w:pPr>
    </w:p>
    <w:p w14:paraId="6297830D" w14:textId="3E1E5009" w:rsidR="00057451" w:rsidRPr="00067768" w:rsidRDefault="003C50B5" w:rsidP="00057451">
      <w:pPr>
        <w:spacing w:beforeLines="24" w:before="57" w:afterLines="24" w:after="57" w:line="360" w:lineRule="auto"/>
        <w:jc w:val="both"/>
        <w:rPr>
          <w:rFonts w:ascii="Arial" w:eastAsia="Arial" w:hAnsi="Arial" w:cs="Arial"/>
          <w:b/>
          <w:sz w:val="24"/>
          <w:szCs w:val="24"/>
        </w:rPr>
      </w:pPr>
      <w:r>
        <w:rPr>
          <w:rFonts w:ascii="Arial" w:eastAsia="Arial" w:hAnsi="Arial" w:cs="Arial"/>
          <w:b/>
          <w:sz w:val="24"/>
          <w:szCs w:val="24"/>
          <w:shd w:val="clear" w:color="auto" w:fill="4A86E8"/>
        </w:rPr>
        <w:t>&lt;H1/&gt;</w:t>
      </w:r>
      <w:r w:rsidR="00057451" w:rsidRPr="00067768">
        <w:rPr>
          <w:rFonts w:ascii="Arial" w:eastAsia="Arial" w:hAnsi="Arial" w:cs="Arial"/>
          <w:b/>
          <w:sz w:val="24"/>
          <w:szCs w:val="24"/>
        </w:rPr>
        <w:t>Considerações finais</w:t>
      </w:r>
      <w:r>
        <w:rPr>
          <w:rFonts w:ascii="Arial" w:eastAsia="Arial" w:hAnsi="Arial" w:cs="Arial"/>
          <w:b/>
          <w:sz w:val="24"/>
          <w:szCs w:val="24"/>
          <w:shd w:val="clear" w:color="auto" w:fill="4A86E8"/>
        </w:rPr>
        <w:t>&lt;H1/&gt;</w:t>
      </w:r>
    </w:p>
    <w:p w14:paraId="5C0C7D33" w14:textId="77777777" w:rsidR="00057451" w:rsidRPr="00E81C66" w:rsidRDefault="00057451" w:rsidP="0068691B">
      <w:pPr>
        <w:spacing w:beforeLines="24" w:before="57" w:afterLines="24" w:after="57" w:line="360" w:lineRule="auto"/>
        <w:jc w:val="both"/>
        <w:rPr>
          <w:rFonts w:ascii="Arial" w:eastAsia="Arial" w:hAnsi="Arial" w:cs="Arial"/>
          <w:sz w:val="24"/>
          <w:szCs w:val="24"/>
        </w:rPr>
      </w:pPr>
    </w:p>
    <w:bookmarkEnd w:id="61"/>
    <w:p w14:paraId="2F71D249" w14:textId="71809DA4" w:rsidR="000D3BC9" w:rsidRPr="009C12E4" w:rsidRDefault="00657FC5" w:rsidP="009C12E4">
      <w:pPr>
        <w:spacing w:beforeLines="24" w:before="57" w:afterLines="24" w:after="57" w:line="360" w:lineRule="auto"/>
        <w:jc w:val="both"/>
        <w:rPr>
          <w:rFonts w:ascii="Arial" w:hAnsi="Arial" w:cs="Arial"/>
          <w:sz w:val="24"/>
          <w:szCs w:val="24"/>
        </w:rPr>
      </w:pPr>
      <w:r>
        <w:rPr>
          <w:rFonts w:ascii="Arial" w:eastAsia="Arial" w:hAnsi="Arial" w:cs="Arial"/>
          <w:sz w:val="24"/>
          <w:szCs w:val="24"/>
        </w:rPr>
        <w:t xml:space="preserve">     </w:t>
      </w:r>
      <w:r w:rsidRPr="009C12E4">
        <w:rPr>
          <w:rFonts w:ascii="Arial" w:eastAsia="Arial" w:hAnsi="Arial" w:cs="Arial"/>
          <w:sz w:val="24"/>
          <w:szCs w:val="24"/>
        </w:rPr>
        <w:t>O</w:t>
      </w:r>
      <w:r w:rsidRPr="000D3BC9">
        <w:rPr>
          <w:rFonts w:ascii="Arial" w:eastAsia="Arial" w:hAnsi="Arial" w:cs="Arial"/>
          <w:sz w:val="24"/>
          <w:szCs w:val="24"/>
        </w:rPr>
        <w:t xml:space="preserve"> curso</w:t>
      </w:r>
      <w:r w:rsidRPr="009C12E4">
        <w:rPr>
          <w:rFonts w:ascii="Arial" w:eastAsia="Arial" w:hAnsi="Arial" w:cs="Arial"/>
          <w:sz w:val="24"/>
          <w:szCs w:val="24"/>
        </w:rPr>
        <w:t xml:space="preserve"> </w:t>
      </w:r>
      <w:r w:rsidR="003C50B5" w:rsidRPr="00577E50">
        <w:rPr>
          <w:rFonts w:ascii="Arial" w:eastAsia="Arial" w:hAnsi="Arial" w:cs="Arial"/>
          <w:b/>
          <w:sz w:val="24"/>
          <w:szCs w:val="24"/>
        </w:rPr>
        <w:t>“</w:t>
      </w:r>
      <w:r w:rsidRPr="009C12E4">
        <w:rPr>
          <w:rFonts w:ascii="Arial" w:eastAsia="Arial" w:hAnsi="Arial" w:cs="Arial"/>
          <w:b/>
          <w:sz w:val="24"/>
          <w:szCs w:val="24"/>
        </w:rPr>
        <w:t>Investigação do Crime de Estupro: Aspectos Conceituais</w:t>
      </w:r>
      <w:r w:rsidR="003C50B5" w:rsidRPr="00577E50">
        <w:rPr>
          <w:rFonts w:ascii="Arial" w:eastAsia="Arial" w:hAnsi="Arial" w:cs="Arial"/>
          <w:b/>
          <w:sz w:val="24"/>
          <w:szCs w:val="24"/>
        </w:rPr>
        <w:t>”</w:t>
      </w:r>
      <w:r w:rsidRPr="009C12E4">
        <w:rPr>
          <w:rFonts w:ascii="Arial" w:eastAsia="Arial" w:hAnsi="Arial" w:cs="Arial"/>
          <w:sz w:val="24"/>
          <w:szCs w:val="24"/>
        </w:rPr>
        <w:t xml:space="preserve"> </w:t>
      </w:r>
      <w:r w:rsidR="000D3BC9" w:rsidRPr="009C12E4">
        <w:rPr>
          <w:rFonts w:ascii="Arial" w:eastAsia="Arial" w:hAnsi="Arial" w:cs="Arial"/>
          <w:sz w:val="24"/>
          <w:szCs w:val="24"/>
        </w:rPr>
        <w:t>buscou apresentar os conceitos que caracterizam um crime de estupro, utilizando</w:t>
      </w:r>
      <w:r w:rsidR="00BA4C23">
        <w:rPr>
          <w:rFonts w:ascii="Arial" w:eastAsia="Arial" w:hAnsi="Arial" w:cs="Arial"/>
          <w:sz w:val="24"/>
          <w:szCs w:val="24"/>
        </w:rPr>
        <w:t>-se</w:t>
      </w:r>
      <w:r w:rsidR="000D3BC9" w:rsidRPr="009C12E4">
        <w:rPr>
          <w:rFonts w:ascii="Arial" w:eastAsia="Arial" w:hAnsi="Arial" w:cs="Arial"/>
          <w:sz w:val="24"/>
          <w:szCs w:val="24"/>
        </w:rPr>
        <w:t xml:space="preserve"> de aspectos jurídicos e sociológicos</w:t>
      </w:r>
      <w:r w:rsidR="00577E50">
        <w:rPr>
          <w:rFonts w:ascii="Arial" w:eastAsia="Arial" w:hAnsi="Arial" w:cs="Arial"/>
          <w:sz w:val="24"/>
          <w:szCs w:val="24"/>
        </w:rPr>
        <w:t xml:space="preserve"> e apresentações dinâmicas para sua compreensão. </w:t>
      </w:r>
      <w:r w:rsidR="000D3BC9" w:rsidRPr="009C12E4">
        <w:rPr>
          <w:rFonts w:ascii="Arial" w:eastAsia="Arial" w:hAnsi="Arial" w:cs="Arial"/>
          <w:sz w:val="24"/>
          <w:szCs w:val="24"/>
        </w:rPr>
        <w:t xml:space="preserve"> </w:t>
      </w:r>
      <w:r w:rsidR="00577E50">
        <w:rPr>
          <w:rFonts w:ascii="Arial" w:eastAsia="Arial" w:hAnsi="Arial" w:cs="Arial"/>
          <w:sz w:val="24"/>
          <w:szCs w:val="24"/>
        </w:rPr>
        <w:t>D</w:t>
      </w:r>
      <w:r w:rsidR="000D3BC9" w:rsidRPr="009C12E4">
        <w:rPr>
          <w:rFonts w:ascii="Arial" w:eastAsia="Arial" w:hAnsi="Arial" w:cs="Arial"/>
          <w:sz w:val="24"/>
          <w:szCs w:val="24"/>
        </w:rPr>
        <w:t>es</w:t>
      </w:r>
      <w:r w:rsidR="00BA4C23">
        <w:rPr>
          <w:rFonts w:ascii="Arial" w:eastAsia="Arial" w:hAnsi="Arial" w:cs="Arial"/>
          <w:sz w:val="24"/>
          <w:szCs w:val="24"/>
        </w:rPr>
        <w:t>s</w:t>
      </w:r>
      <w:r w:rsidR="000D3BC9" w:rsidRPr="009C12E4">
        <w:rPr>
          <w:rFonts w:ascii="Arial" w:eastAsia="Arial" w:hAnsi="Arial" w:cs="Arial"/>
          <w:sz w:val="24"/>
          <w:szCs w:val="24"/>
        </w:rPr>
        <w:t xml:space="preserve">a forma, </w:t>
      </w:r>
      <w:r w:rsidR="00BA4C23" w:rsidRPr="009C12E4">
        <w:rPr>
          <w:rFonts w:ascii="Arial" w:eastAsia="Arial" w:hAnsi="Arial" w:cs="Arial"/>
          <w:sz w:val="24"/>
          <w:szCs w:val="24"/>
        </w:rPr>
        <w:t>possibilit</w:t>
      </w:r>
      <w:r w:rsidR="00BA4C23">
        <w:rPr>
          <w:rFonts w:ascii="Arial" w:eastAsia="Arial" w:hAnsi="Arial" w:cs="Arial"/>
          <w:sz w:val="24"/>
          <w:szCs w:val="24"/>
        </w:rPr>
        <w:t xml:space="preserve">ou </w:t>
      </w:r>
      <w:r w:rsidR="00082DF4">
        <w:rPr>
          <w:rFonts w:ascii="Arial" w:eastAsia="Arial" w:hAnsi="Arial" w:cs="Arial"/>
          <w:sz w:val="24"/>
          <w:szCs w:val="24"/>
        </w:rPr>
        <w:t xml:space="preserve">a </w:t>
      </w:r>
      <w:r w:rsidR="00577E50">
        <w:rPr>
          <w:rFonts w:ascii="Arial" w:eastAsia="Arial" w:hAnsi="Arial" w:cs="Arial"/>
          <w:sz w:val="24"/>
          <w:szCs w:val="24"/>
        </w:rPr>
        <w:t>você</w:t>
      </w:r>
      <w:r w:rsidR="00082DF4">
        <w:rPr>
          <w:rFonts w:ascii="Arial" w:eastAsia="Arial" w:hAnsi="Arial" w:cs="Arial"/>
          <w:sz w:val="24"/>
          <w:szCs w:val="24"/>
        </w:rPr>
        <w:t>,</w:t>
      </w:r>
      <w:r w:rsidR="000D3BC9" w:rsidRPr="009C12E4">
        <w:rPr>
          <w:rFonts w:ascii="Arial" w:eastAsia="Arial" w:hAnsi="Arial" w:cs="Arial"/>
          <w:sz w:val="24"/>
          <w:szCs w:val="24"/>
        </w:rPr>
        <w:t xml:space="preserve"> cursista</w:t>
      </w:r>
      <w:r w:rsidR="00577E50">
        <w:rPr>
          <w:rFonts w:ascii="Arial" w:eastAsia="Arial" w:hAnsi="Arial" w:cs="Arial"/>
          <w:sz w:val="24"/>
          <w:szCs w:val="24"/>
        </w:rPr>
        <w:t>,</w:t>
      </w:r>
      <w:r w:rsidR="000D3BC9" w:rsidRPr="009C12E4">
        <w:rPr>
          <w:rFonts w:ascii="Arial" w:eastAsia="Arial" w:hAnsi="Arial" w:cs="Arial"/>
          <w:sz w:val="24"/>
          <w:szCs w:val="24"/>
        </w:rPr>
        <w:t xml:space="preserve"> </w:t>
      </w:r>
      <w:r w:rsidR="000D3BC9" w:rsidRPr="000D3BC9">
        <w:rPr>
          <w:rFonts w:ascii="Arial" w:hAnsi="Arial" w:cs="Arial"/>
          <w:sz w:val="24"/>
          <w:szCs w:val="24"/>
        </w:rPr>
        <w:t>conhecer os elementos que compõem a infração penal, bem como a importância do papel do agente de segurança nas políticas públicas de prevenção e de controle do crime.</w:t>
      </w:r>
      <w:r w:rsidR="000D3BC9">
        <w:rPr>
          <w:rFonts w:ascii="Arial" w:hAnsi="Arial" w:cs="Arial"/>
          <w:sz w:val="24"/>
          <w:szCs w:val="24"/>
        </w:rPr>
        <w:t xml:space="preserve"> </w:t>
      </w:r>
      <w:r w:rsidR="00BA4C23">
        <w:rPr>
          <w:rFonts w:ascii="Arial" w:hAnsi="Arial" w:cs="Arial"/>
          <w:sz w:val="24"/>
          <w:szCs w:val="24"/>
        </w:rPr>
        <w:t>P</w:t>
      </w:r>
      <w:r w:rsidR="00BA4C23" w:rsidRPr="000D3BC9">
        <w:rPr>
          <w:rFonts w:ascii="Arial" w:hAnsi="Arial" w:cs="Arial"/>
          <w:sz w:val="24"/>
          <w:szCs w:val="24"/>
        </w:rPr>
        <w:t>ara aprofundar os conhecimentos na tem</w:t>
      </w:r>
      <w:r w:rsidR="00BA4C23">
        <w:rPr>
          <w:rFonts w:ascii="Arial" w:hAnsi="Arial" w:cs="Arial"/>
          <w:sz w:val="24"/>
          <w:szCs w:val="24"/>
        </w:rPr>
        <w:t>ática apresentada, i</w:t>
      </w:r>
      <w:r w:rsidR="000D3BC9" w:rsidRPr="009C12E4">
        <w:rPr>
          <w:rFonts w:ascii="Arial" w:hAnsi="Arial" w:cs="Arial"/>
          <w:sz w:val="24"/>
          <w:szCs w:val="24"/>
        </w:rPr>
        <w:t>ndicamo</w:t>
      </w:r>
      <w:r w:rsidR="000D3BC9" w:rsidRPr="000D3BC9">
        <w:rPr>
          <w:rFonts w:ascii="Arial" w:hAnsi="Arial" w:cs="Arial"/>
          <w:sz w:val="24"/>
          <w:szCs w:val="24"/>
        </w:rPr>
        <w:t xml:space="preserve">s </w:t>
      </w:r>
      <w:r w:rsidR="000D3BC9">
        <w:rPr>
          <w:rFonts w:ascii="Arial" w:hAnsi="Arial" w:cs="Arial"/>
          <w:sz w:val="24"/>
          <w:szCs w:val="24"/>
        </w:rPr>
        <w:t xml:space="preserve">a realização </w:t>
      </w:r>
      <w:r w:rsidR="000D3BC9" w:rsidRPr="009C12E4">
        <w:rPr>
          <w:rFonts w:ascii="Arial" w:hAnsi="Arial" w:cs="Arial"/>
          <w:sz w:val="24"/>
          <w:szCs w:val="24"/>
        </w:rPr>
        <w:t xml:space="preserve">do curso </w:t>
      </w:r>
      <w:r w:rsidR="00577E50" w:rsidRPr="00577E50">
        <w:rPr>
          <w:rFonts w:ascii="Arial" w:hAnsi="Arial" w:cs="Arial"/>
          <w:b/>
          <w:sz w:val="24"/>
          <w:szCs w:val="24"/>
        </w:rPr>
        <w:t>“</w:t>
      </w:r>
      <w:r w:rsidR="000D3BC9" w:rsidRPr="009C12E4">
        <w:rPr>
          <w:rFonts w:ascii="Arial" w:hAnsi="Arial" w:cs="Arial"/>
          <w:b/>
          <w:sz w:val="24"/>
          <w:szCs w:val="24"/>
        </w:rPr>
        <w:t>Investigação do Estupro</w:t>
      </w:r>
      <w:r w:rsidR="000D3BC9" w:rsidRPr="00577E50">
        <w:rPr>
          <w:rFonts w:ascii="Arial" w:hAnsi="Arial" w:cs="Arial"/>
          <w:b/>
          <w:sz w:val="24"/>
          <w:szCs w:val="24"/>
        </w:rPr>
        <w:t>: Procedimentos Investigatórios</w:t>
      </w:r>
      <w:r w:rsidR="00577E50" w:rsidRPr="00577E50">
        <w:rPr>
          <w:rFonts w:ascii="Arial" w:hAnsi="Arial" w:cs="Arial"/>
          <w:b/>
          <w:sz w:val="24"/>
          <w:szCs w:val="24"/>
        </w:rPr>
        <w:t>”</w:t>
      </w:r>
      <w:r w:rsidR="000D3BC9">
        <w:rPr>
          <w:rFonts w:ascii="Arial" w:hAnsi="Arial" w:cs="Arial"/>
          <w:sz w:val="24"/>
          <w:szCs w:val="24"/>
        </w:rPr>
        <w:t>.</w:t>
      </w:r>
    </w:p>
    <w:p w14:paraId="341BF424" w14:textId="77777777" w:rsidR="000D3BC9" w:rsidRPr="000D3BC9" w:rsidRDefault="000D3BC9" w:rsidP="0068691B">
      <w:pPr>
        <w:spacing w:beforeLines="24" w:before="57" w:afterLines="24" w:after="57" w:line="360" w:lineRule="auto"/>
        <w:jc w:val="both"/>
        <w:rPr>
          <w:rFonts w:ascii="Arial" w:eastAsia="Arial" w:hAnsi="Arial" w:cs="Arial"/>
          <w:sz w:val="24"/>
          <w:szCs w:val="24"/>
        </w:rPr>
      </w:pPr>
    </w:p>
    <w:p w14:paraId="0AD2E6BD" w14:textId="77777777" w:rsidR="000327A2" w:rsidRPr="0068691B" w:rsidRDefault="000327A2" w:rsidP="0068691B">
      <w:pPr>
        <w:spacing w:beforeLines="24" w:before="57" w:afterLines="24" w:after="57" w:line="360" w:lineRule="auto"/>
        <w:jc w:val="both"/>
        <w:rPr>
          <w:rFonts w:ascii="Arial" w:eastAsia="Arial" w:hAnsi="Arial" w:cs="Arial"/>
          <w:sz w:val="24"/>
          <w:szCs w:val="24"/>
        </w:rPr>
      </w:pPr>
    </w:p>
    <w:p w14:paraId="57EAA4D8" w14:textId="77777777" w:rsidR="000327A2" w:rsidRPr="0068691B" w:rsidRDefault="000327A2" w:rsidP="0068691B">
      <w:pPr>
        <w:spacing w:beforeLines="24" w:before="57" w:afterLines="24" w:after="57" w:line="360" w:lineRule="auto"/>
        <w:jc w:val="both"/>
        <w:rPr>
          <w:rFonts w:ascii="Arial" w:eastAsia="Arial" w:hAnsi="Arial" w:cs="Arial"/>
          <w:sz w:val="24"/>
          <w:szCs w:val="24"/>
        </w:rPr>
      </w:pPr>
    </w:p>
    <w:p w14:paraId="5FC2D78C" w14:textId="77777777" w:rsidR="000327A2" w:rsidRDefault="000327A2" w:rsidP="0068691B">
      <w:pPr>
        <w:spacing w:beforeLines="24" w:before="57" w:afterLines="24" w:after="57" w:line="360" w:lineRule="auto"/>
        <w:jc w:val="both"/>
        <w:rPr>
          <w:rFonts w:ascii="Arial" w:hAnsi="Arial" w:cs="Arial"/>
          <w:sz w:val="24"/>
          <w:szCs w:val="24"/>
        </w:rPr>
      </w:pPr>
      <w:bookmarkStart w:id="62" w:name="_Hlk488334510"/>
      <w:bookmarkEnd w:id="62"/>
    </w:p>
    <w:p w14:paraId="35DEF5F3" w14:textId="77777777" w:rsidR="00E10A1D" w:rsidRDefault="00E10A1D" w:rsidP="0068691B">
      <w:pPr>
        <w:spacing w:beforeLines="24" w:before="57" w:afterLines="24" w:after="57" w:line="360" w:lineRule="auto"/>
        <w:jc w:val="both"/>
        <w:rPr>
          <w:rFonts w:ascii="Arial" w:hAnsi="Arial" w:cs="Arial"/>
          <w:sz w:val="24"/>
          <w:szCs w:val="24"/>
        </w:rPr>
      </w:pPr>
    </w:p>
    <w:p w14:paraId="458E3455" w14:textId="77777777" w:rsidR="00E10A1D" w:rsidRDefault="00E10A1D" w:rsidP="0068691B">
      <w:pPr>
        <w:spacing w:beforeLines="24" w:before="57" w:afterLines="24" w:after="57" w:line="360" w:lineRule="auto"/>
        <w:jc w:val="both"/>
        <w:rPr>
          <w:rFonts w:ascii="Arial" w:hAnsi="Arial" w:cs="Arial"/>
          <w:sz w:val="24"/>
          <w:szCs w:val="24"/>
        </w:rPr>
      </w:pPr>
    </w:p>
    <w:p w14:paraId="7B7A7E89" w14:textId="77777777" w:rsidR="00E10A1D" w:rsidRDefault="00E10A1D" w:rsidP="0068691B">
      <w:pPr>
        <w:spacing w:beforeLines="24" w:before="57" w:afterLines="24" w:after="57" w:line="360" w:lineRule="auto"/>
        <w:jc w:val="both"/>
        <w:rPr>
          <w:rFonts w:ascii="Arial" w:hAnsi="Arial" w:cs="Arial"/>
          <w:sz w:val="24"/>
          <w:szCs w:val="24"/>
        </w:rPr>
      </w:pPr>
    </w:p>
    <w:p w14:paraId="25554FEC" w14:textId="77777777" w:rsidR="00E10A1D" w:rsidRDefault="00E10A1D" w:rsidP="0068691B">
      <w:pPr>
        <w:spacing w:beforeLines="24" w:before="57" w:afterLines="24" w:after="57" w:line="360" w:lineRule="auto"/>
        <w:jc w:val="both"/>
        <w:rPr>
          <w:rFonts w:ascii="Arial" w:hAnsi="Arial" w:cs="Arial"/>
          <w:sz w:val="24"/>
          <w:szCs w:val="24"/>
        </w:rPr>
      </w:pPr>
    </w:p>
    <w:p w14:paraId="214B14A3" w14:textId="77777777" w:rsidR="00E10A1D" w:rsidRDefault="00E10A1D" w:rsidP="0068691B">
      <w:pPr>
        <w:spacing w:beforeLines="24" w:before="57" w:afterLines="24" w:after="57" w:line="360" w:lineRule="auto"/>
        <w:jc w:val="both"/>
        <w:rPr>
          <w:rFonts w:ascii="Arial" w:hAnsi="Arial" w:cs="Arial"/>
          <w:sz w:val="24"/>
          <w:szCs w:val="24"/>
        </w:rPr>
      </w:pPr>
    </w:p>
    <w:p w14:paraId="586365D0" w14:textId="77777777" w:rsidR="00E10A1D" w:rsidRDefault="00E10A1D" w:rsidP="0068691B">
      <w:pPr>
        <w:spacing w:beforeLines="24" w:before="57" w:afterLines="24" w:after="57" w:line="360" w:lineRule="auto"/>
        <w:jc w:val="both"/>
        <w:rPr>
          <w:rFonts w:ascii="Arial" w:hAnsi="Arial" w:cs="Arial"/>
          <w:sz w:val="24"/>
          <w:szCs w:val="24"/>
        </w:rPr>
      </w:pPr>
    </w:p>
    <w:p w14:paraId="18F71777" w14:textId="77777777" w:rsidR="00811DE6" w:rsidRDefault="00811DE6" w:rsidP="0068691B">
      <w:pPr>
        <w:spacing w:beforeLines="24" w:before="57" w:afterLines="24" w:after="57" w:line="360" w:lineRule="auto"/>
        <w:jc w:val="both"/>
        <w:rPr>
          <w:rFonts w:ascii="Arial" w:hAnsi="Arial" w:cs="Arial"/>
          <w:sz w:val="24"/>
          <w:szCs w:val="24"/>
        </w:rPr>
      </w:pPr>
    </w:p>
    <w:p w14:paraId="6C10E759" w14:textId="77777777" w:rsidR="00A717CE" w:rsidRDefault="00A717CE" w:rsidP="0068691B">
      <w:pPr>
        <w:spacing w:beforeLines="24" w:before="57" w:afterLines="24" w:after="57" w:line="360" w:lineRule="auto"/>
        <w:jc w:val="both"/>
        <w:rPr>
          <w:rFonts w:ascii="Arial" w:hAnsi="Arial" w:cs="Arial"/>
          <w:sz w:val="24"/>
          <w:szCs w:val="24"/>
        </w:rPr>
      </w:pPr>
    </w:p>
    <w:p w14:paraId="5F881FD1" w14:textId="77777777" w:rsidR="00A717CE" w:rsidRDefault="00A717CE" w:rsidP="0068691B">
      <w:pPr>
        <w:spacing w:beforeLines="24" w:before="57" w:afterLines="24" w:after="57" w:line="360" w:lineRule="auto"/>
        <w:jc w:val="both"/>
        <w:rPr>
          <w:rFonts w:ascii="Arial" w:hAnsi="Arial" w:cs="Arial"/>
          <w:sz w:val="24"/>
          <w:szCs w:val="24"/>
        </w:rPr>
      </w:pPr>
    </w:p>
    <w:p w14:paraId="043970B8" w14:textId="77777777" w:rsidR="00A717CE" w:rsidRDefault="00A717CE" w:rsidP="0068691B">
      <w:pPr>
        <w:spacing w:beforeLines="24" w:before="57" w:afterLines="24" w:after="57" w:line="360" w:lineRule="auto"/>
        <w:jc w:val="both"/>
        <w:rPr>
          <w:rFonts w:ascii="Arial" w:hAnsi="Arial" w:cs="Arial"/>
          <w:sz w:val="24"/>
          <w:szCs w:val="24"/>
        </w:rPr>
      </w:pPr>
    </w:p>
    <w:p w14:paraId="2AA5E384" w14:textId="77777777" w:rsidR="00A717CE" w:rsidRDefault="00A717CE" w:rsidP="0068691B">
      <w:pPr>
        <w:spacing w:beforeLines="24" w:before="57" w:afterLines="24" w:after="57" w:line="360" w:lineRule="auto"/>
        <w:jc w:val="both"/>
        <w:rPr>
          <w:rFonts w:ascii="Arial" w:hAnsi="Arial" w:cs="Arial"/>
          <w:sz w:val="24"/>
          <w:szCs w:val="24"/>
        </w:rPr>
      </w:pPr>
    </w:p>
    <w:p w14:paraId="7845CA08" w14:textId="77777777" w:rsidR="00E10A1D" w:rsidRDefault="00E10A1D" w:rsidP="0068691B">
      <w:pPr>
        <w:spacing w:beforeLines="24" w:before="57" w:afterLines="24" w:after="57" w:line="360" w:lineRule="auto"/>
        <w:jc w:val="both"/>
        <w:rPr>
          <w:rFonts w:ascii="Arial" w:hAnsi="Arial" w:cs="Arial"/>
          <w:sz w:val="24"/>
          <w:szCs w:val="24"/>
        </w:rPr>
      </w:pPr>
    </w:p>
    <w:p w14:paraId="057438EB" w14:textId="77777777" w:rsidR="009634C4" w:rsidRDefault="009634C4" w:rsidP="0068691B">
      <w:pPr>
        <w:spacing w:beforeLines="24" w:before="57" w:afterLines="24" w:after="57" w:line="360" w:lineRule="auto"/>
        <w:jc w:val="both"/>
        <w:rPr>
          <w:rFonts w:ascii="Arial" w:hAnsi="Arial" w:cs="Arial"/>
          <w:sz w:val="24"/>
          <w:szCs w:val="24"/>
        </w:rPr>
      </w:pPr>
    </w:p>
    <w:p w14:paraId="28647D35" w14:textId="77777777" w:rsidR="00E10A1D" w:rsidRDefault="00E10A1D" w:rsidP="0068691B">
      <w:pPr>
        <w:spacing w:beforeLines="24" w:before="57" w:afterLines="24" w:after="57" w:line="360" w:lineRule="auto"/>
        <w:jc w:val="both"/>
        <w:rPr>
          <w:rFonts w:ascii="Arial" w:hAnsi="Arial" w:cs="Arial"/>
          <w:sz w:val="24"/>
          <w:szCs w:val="24"/>
        </w:rPr>
      </w:pPr>
    </w:p>
    <w:p w14:paraId="4C53AE47" w14:textId="77777777" w:rsidR="00057451" w:rsidRDefault="00057451" w:rsidP="00057451">
      <w:pPr>
        <w:spacing w:line="360" w:lineRule="auto"/>
        <w:jc w:val="both"/>
        <w:rPr>
          <w:rFonts w:ascii="Arial" w:eastAsia="Arial" w:hAnsi="Arial" w:cs="Arial"/>
          <w:b/>
          <w:sz w:val="24"/>
          <w:szCs w:val="24"/>
          <w:shd w:val="clear" w:color="auto" w:fill="4A86E8"/>
        </w:rPr>
      </w:pPr>
      <w:r>
        <w:rPr>
          <w:rFonts w:ascii="Arial" w:eastAsia="Arial" w:hAnsi="Arial" w:cs="Arial"/>
          <w:b/>
          <w:sz w:val="24"/>
          <w:szCs w:val="24"/>
          <w:shd w:val="clear" w:color="auto" w:fill="4A86E8"/>
        </w:rPr>
        <w:lastRenderedPageBreak/>
        <w:t>&lt;H1&gt;</w:t>
      </w:r>
      <w:r>
        <w:rPr>
          <w:rFonts w:ascii="Arial" w:eastAsia="Times New Roman" w:hAnsi="Arial" w:cs="Arial"/>
          <w:b/>
          <w:sz w:val="24"/>
          <w:szCs w:val="24"/>
        </w:rPr>
        <w:t>REFERÊNCIAS</w:t>
      </w:r>
      <w:r>
        <w:rPr>
          <w:rFonts w:ascii="Arial" w:eastAsia="Arial" w:hAnsi="Arial" w:cs="Arial"/>
          <w:b/>
          <w:sz w:val="24"/>
          <w:szCs w:val="24"/>
          <w:shd w:val="clear" w:color="auto" w:fill="4A86E8"/>
        </w:rPr>
        <w:t>&lt;H1&gt;</w:t>
      </w:r>
    </w:p>
    <w:p w14:paraId="4151AA6B" w14:textId="77777777" w:rsidR="00057451" w:rsidRDefault="00057451" w:rsidP="00057451">
      <w:pPr>
        <w:spacing w:line="360" w:lineRule="auto"/>
        <w:jc w:val="both"/>
        <w:rPr>
          <w:rFonts w:ascii="Arial" w:eastAsia="Times New Roman" w:hAnsi="Arial" w:cs="Arial"/>
          <w:b/>
          <w:sz w:val="24"/>
          <w:szCs w:val="24"/>
        </w:rPr>
      </w:pPr>
    </w:p>
    <w:p w14:paraId="1DF8EACE" w14:textId="3D8DB8C0" w:rsidR="007B2AC7" w:rsidRDefault="00057451" w:rsidP="00057451">
      <w:pPr>
        <w:autoSpaceDE w:val="0"/>
        <w:autoSpaceDN w:val="0"/>
        <w:adjustRightInd w:val="0"/>
        <w:spacing w:before="100" w:beforeAutospacing="1" w:after="100" w:afterAutospacing="1" w:line="360" w:lineRule="auto"/>
        <w:contextualSpacing/>
        <w:jc w:val="both"/>
        <w:rPr>
          <w:rFonts w:ascii="Arial" w:hAnsi="Arial" w:cs="Arial"/>
          <w:sz w:val="24"/>
          <w:szCs w:val="24"/>
          <w:lang w:val="en-US"/>
        </w:rPr>
      </w:pPr>
      <w:r>
        <w:rPr>
          <w:rFonts w:ascii="Arial" w:hAnsi="Arial" w:cs="Arial"/>
          <w:sz w:val="24"/>
          <w:szCs w:val="24"/>
        </w:rPr>
        <w:t xml:space="preserve">BERNSTEIN, </w:t>
      </w:r>
      <w:r w:rsidR="007B2AC7">
        <w:rPr>
          <w:rFonts w:ascii="Arial" w:hAnsi="Arial" w:cs="Arial"/>
          <w:sz w:val="24"/>
          <w:szCs w:val="24"/>
        </w:rPr>
        <w:t>P.</w:t>
      </w:r>
      <w:r>
        <w:rPr>
          <w:rFonts w:ascii="Arial" w:hAnsi="Arial" w:cs="Arial"/>
          <w:sz w:val="24"/>
          <w:szCs w:val="24"/>
        </w:rPr>
        <w:t xml:space="preserve"> L. </w:t>
      </w:r>
      <w:r w:rsidRPr="009C12E4">
        <w:rPr>
          <w:rFonts w:ascii="Arial" w:hAnsi="Arial" w:cs="Arial"/>
          <w:b/>
          <w:sz w:val="24"/>
          <w:szCs w:val="24"/>
        </w:rPr>
        <w:t>Desafios aos deuses:</w:t>
      </w:r>
      <w:r>
        <w:rPr>
          <w:rFonts w:ascii="Arial" w:hAnsi="Arial" w:cs="Arial"/>
          <w:sz w:val="24"/>
          <w:szCs w:val="24"/>
        </w:rPr>
        <w:t xml:space="preserve"> a fascinante história do risco. </w:t>
      </w:r>
      <w:r w:rsidR="007B2AC7" w:rsidRPr="009C12E4">
        <w:rPr>
          <w:rFonts w:ascii="Arial" w:hAnsi="Arial" w:cs="Arial"/>
          <w:sz w:val="24"/>
          <w:szCs w:val="24"/>
          <w:lang w:val="en-US"/>
        </w:rPr>
        <w:t>Rio de Janeiro: Alta Books, 2018.</w:t>
      </w:r>
    </w:p>
    <w:p w14:paraId="75038F6D" w14:textId="7154B3B4" w:rsidR="00057451" w:rsidRPr="009C12E4" w:rsidRDefault="007B2AC7" w:rsidP="00057451">
      <w:pPr>
        <w:autoSpaceDE w:val="0"/>
        <w:autoSpaceDN w:val="0"/>
        <w:adjustRightInd w:val="0"/>
        <w:spacing w:before="100" w:beforeAutospacing="1" w:after="100" w:afterAutospacing="1" w:line="360" w:lineRule="auto"/>
        <w:contextualSpacing/>
        <w:jc w:val="both"/>
        <w:rPr>
          <w:rFonts w:ascii="Arial" w:hAnsi="Arial" w:cs="Arial"/>
          <w:lang w:val="en-US"/>
        </w:rPr>
      </w:pPr>
      <w:r w:rsidRPr="009C12E4">
        <w:rPr>
          <w:rFonts w:ascii="Arial" w:hAnsi="Arial" w:cs="Arial"/>
          <w:sz w:val="24"/>
          <w:szCs w:val="24"/>
          <w:lang w:val="en-US"/>
        </w:rPr>
        <w:t xml:space="preserve"> </w:t>
      </w:r>
    </w:p>
    <w:p w14:paraId="24A25085" w14:textId="166EC25D" w:rsidR="00057451" w:rsidRPr="009C12E4" w:rsidRDefault="00057451" w:rsidP="00057451">
      <w:pPr>
        <w:autoSpaceDE w:val="0"/>
        <w:autoSpaceDN w:val="0"/>
        <w:adjustRightInd w:val="0"/>
        <w:spacing w:before="100" w:beforeAutospacing="1" w:after="100" w:afterAutospacing="1" w:line="360" w:lineRule="auto"/>
        <w:contextualSpacing/>
        <w:jc w:val="both"/>
        <w:rPr>
          <w:rFonts w:ascii="Arial" w:hAnsi="Arial" w:cs="Arial"/>
          <w:b/>
          <w:sz w:val="24"/>
          <w:szCs w:val="24"/>
        </w:rPr>
      </w:pPr>
      <w:r w:rsidRPr="009C12E4">
        <w:rPr>
          <w:rFonts w:ascii="Arial" w:hAnsi="Arial" w:cs="Arial"/>
          <w:sz w:val="24"/>
          <w:szCs w:val="24"/>
          <w:lang w:val="en-US"/>
        </w:rPr>
        <w:t>BEVEL, T</w:t>
      </w:r>
      <w:r w:rsidR="007B2AC7">
        <w:rPr>
          <w:rFonts w:ascii="Arial" w:hAnsi="Arial" w:cs="Arial"/>
          <w:sz w:val="24"/>
          <w:szCs w:val="24"/>
          <w:lang w:val="en-US"/>
        </w:rPr>
        <w:t>.;</w:t>
      </w:r>
      <w:r w:rsidRPr="009C12E4">
        <w:rPr>
          <w:rFonts w:ascii="Arial" w:hAnsi="Arial" w:cs="Arial"/>
          <w:sz w:val="24"/>
          <w:szCs w:val="24"/>
          <w:lang w:val="en-US"/>
        </w:rPr>
        <w:t xml:space="preserve"> GARDNER, R. </w:t>
      </w:r>
      <w:r w:rsidRPr="009C12E4">
        <w:rPr>
          <w:rFonts w:ascii="Arial" w:hAnsi="Arial" w:cs="Arial"/>
          <w:b/>
          <w:sz w:val="24"/>
          <w:szCs w:val="24"/>
          <w:lang w:val="en-US"/>
        </w:rPr>
        <w:t xml:space="preserve">Bloodstain Pattern Analysis with an Introduction to Crime Scene </w:t>
      </w:r>
      <w:r w:rsidR="00A41324">
        <w:rPr>
          <w:rFonts w:ascii="Arial" w:hAnsi="Arial" w:cs="Arial"/>
          <w:b/>
          <w:sz w:val="24"/>
          <w:szCs w:val="24"/>
          <w:lang w:val="en-US"/>
        </w:rPr>
        <w:t>R</w:t>
      </w:r>
      <w:r w:rsidRPr="009C12E4">
        <w:rPr>
          <w:rFonts w:ascii="Arial" w:hAnsi="Arial" w:cs="Arial"/>
          <w:b/>
          <w:sz w:val="24"/>
          <w:szCs w:val="24"/>
          <w:lang w:val="en-US"/>
        </w:rPr>
        <w:t>econstruction</w:t>
      </w:r>
      <w:r w:rsidR="00A41324" w:rsidRPr="009C12E4">
        <w:rPr>
          <w:lang w:val="en-US"/>
        </w:rPr>
        <w:t xml:space="preserve"> </w:t>
      </w:r>
      <w:r w:rsidR="00A41324" w:rsidRPr="00A41324">
        <w:rPr>
          <w:rFonts w:ascii="Arial" w:hAnsi="Arial" w:cs="Arial"/>
          <w:b/>
          <w:sz w:val="24"/>
          <w:szCs w:val="24"/>
          <w:lang w:val="en-US"/>
        </w:rPr>
        <w:t>(Practical Aspects of Criminal and Forensic Investigations)</w:t>
      </w:r>
      <w:r w:rsidR="00A41324">
        <w:rPr>
          <w:rFonts w:ascii="Arial" w:hAnsi="Arial" w:cs="Arial"/>
          <w:sz w:val="24"/>
          <w:szCs w:val="24"/>
          <w:lang w:val="en-US"/>
        </w:rPr>
        <w:t xml:space="preserve">. </w:t>
      </w:r>
      <w:r w:rsidR="00A41324" w:rsidRPr="009C12E4">
        <w:rPr>
          <w:rFonts w:ascii="Arial" w:hAnsi="Arial" w:cs="Arial"/>
          <w:sz w:val="24"/>
          <w:szCs w:val="24"/>
        </w:rPr>
        <w:t>3</w:t>
      </w:r>
      <w:r w:rsidR="00032B55" w:rsidRPr="009C12E4">
        <w:rPr>
          <w:rFonts w:ascii="Arial" w:hAnsi="Arial" w:cs="Arial"/>
          <w:sz w:val="24"/>
          <w:szCs w:val="24"/>
        </w:rPr>
        <w:t>.</w:t>
      </w:r>
      <w:r w:rsidR="00A41324" w:rsidRPr="009C12E4">
        <w:rPr>
          <w:rFonts w:ascii="Arial" w:hAnsi="Arial" w:cs="Arial"/>
          <w:sz w:val="24"/>
          <w:szCs w:val="24"/>
        </w:rPr>
        <w:t xml:space="preserve"> ed. Boca Raton: CRC Press,</w:t>
      </w:r>
      <w:r w:rsidRPr="009C12E4">
        <w:rPr>
          <w:rFonts w:ascii="Arial" w:hAnsi="Arial" w:cs="Arial"/>
          <w:sz w:val="24"/>
          <w:szCs w:val="24"/>
        </w:rPr>
        <w:t xml:space="preserve"> 1997.</w:t>
      </w:r>
    </w:p>
    <w:p w14:paraId="01F7C4FA" w14:textId="77777777" w:rsidR="00057451" w:rsidRPr="009C12E4"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3D2B62C1" w14:textId="77777777" w:rsidR="009709A7" w:rsidRDefault="009709A7" w:rsidP="009709A7">
      <w:pPr>
        <w:autoSpaceDE w:val="0"/>
        <w:autoSpaceDN w:val="0"/>
        <w:adjustRightInd w:val="0"/>
        <w:spacing w:before="100" w:beforeAutospacing="1" w:after="100" w:afterAutospacing="1" w:line="360" w:lineRule="auto"/>
        <w:contextualSpacing/>
        <w:jc w:val="both"/>
        <w:rPr>
          <w:rFonts w:ascii="Arial" w:eastAsia="Times New Roman" w:hAnsi="Arial" w:cs="Arial"/>
          <w:color w:val="FF0000"/>
          <w:sz w:val="24"/>
        </w:rPr>
      </w:pPr>
      <w:r>
        <w:rPr>
          <w:rFonts w:ascii="Arial" w:eastAsia="Times New Roman" w:hAnsi="Arial" w:cs="Arial"/>
          <w:color w:val="FF0000"/>
          <w:sz w:val="24"/>
        </w:rPr>
        <w:t>BRASIL.</w:t>
      </w:r>
      <w:r w:rsidRPr="005B17AE">
        <w:rPr>
          <w:rFonts w:ascii="Arial" w:eastAsia="Times New Roman" w:hAnsi="Arial" w:cs="Arial"/>
          <w:color w:val="FF0000"/>
          <w:sz w:val="24"/>
        </w:rPr>
        <w:t xml:space="preserve"> Tribunal de Contas. </w:t>
      </w:r>
      <w:r w:rsidRPr="009C12E4">
        <w:rPr>
          <w:rFonts w:ascii="Arial" w:eastAsia="Times New Roman" w:hAnsi="Arial" w:cs="Arial"/>
          <w:b/>
          <w:color w:val="FF0000"/>
          <w:sz w:val="24"/>
        </w:rPr>
        <w:t>Manual de auditoria operacional</w:t>
      </w:r>
      <w:r w:rsidRPr="009709A7">
        <w:rPr>
          <w:rFonts w:ascii="Arial" w:eastAsia="Times New Roman" w:hAnsi="Arial" w:cs="Arial"/>
          <w:color w:val="FF0000"/>
          <w:sz w:val="24"/>
        </w:rPr>
        <w:t>.</w:t>
      </w:r>
      <w:r w:rsidRPr="005B17AE">
        <w:rPr>
          <w:rFonts w:ascii="Arial" w:eastAsia="Times New Roman" w:hAnsi="Arial" w:cs="Arial"/>
          <w:color w:val="FF0000"/>
          <w:sz w:val="24"/>
        </w:rPr>
        <w:t xml:space="preserve"> 3. ed. Brasília: Secretaria de Fiscalização e Avaliação de Programas </w:t>
      </w:r>
      <w:r>
        <w:rPr>
          <w:rFonts w:ascii="Arial" w:eastAsia="Times New Roman" w:hAnsi="Arial" w:cs="Arial"/>
          <w:color w:val="FF0000"/>
          <w:sz w:val="24"/>
        </w:rPr>
        <w:t xml:space="preserve">de Governo, </w:t>
      </w:r>
      <w:r w:rsidRPr="009709A7">
        <w:rPr>
          <w:rFonts w:ascii="Arial" w:eastAsia="Times New Roman" w:hAnsi="Arial" w:cs="Arial"/>
          <w:color w:val="FF0000"/>
          <w:sz w:val="24"/>
        </w:rPr>
        <w:t>2010.</w:t>
      </w:r>
    </w:p>
    <w:p w14:paraId="44785A08" w14:textId="77777777" w:rsidR="009709A7" w:rsidRPr="005B17AE" w:rsidRDefault="009709A7" w:rsidP="009709A7">
      <w:pPr>
        <w:autoSpaceDE w:val="0"/>
        <w:autoSpaceDN w:val="0"/>
        <w:adjustRightInd w:val="0"/>
        <w:spacing w:before="100" w:beforeAutospacing="1" w:after="100" w:afterAutospacing="1" w:line="360" w:lineRule="auto"/>
        <w:contextualSpacing/>
        <w:jc w:val="both"/>
        <w:rPr>
          <w:rFonts w:ascii="Arial" w:eastAsia="Times New Roman" w:hAnsi="Arial" w:cs="Arial"/>
          <w:color w:val="FF0000"/>
          <w:sz w:val="24"/>
        </w:rPr>
      </w:pPr>
    </w:p>
    <w:p w14:paraId="194C6950" w14:textId="058CC9AE" w:rsidR="00057451" w:rsidRPr="00594E43" w:rsidRDefault="00057451" w:rsidP="00057451">
      <w:pPr>
        <w:autoSpaceDE w:val="0"/>
        <w:autoSpaceDN w:val="0"/>
        <w:adjustRightInd w:val="0"/>
        <w:spacing w:before="100" w:beforeAutospacing="1" w:after="100" w:afterAutospacing="1" w:line="360" w:lineRule="auto"/>
        <w:contextualSpacing/>
        <w:jc w:val="both"/>
        <w:rPr>
          <w:rFonts w:ascii="Arial" w:hAnsi="Arial" w:cs="Arial"/>
          <w:sz w:val="24"/>
          <w:szCs w:val="24"/>
        </w:rPr>
      </w:pPr>
      <w:r w:rsidRPr="001B3FFB">
        <w:rPr>
          <w:rFonts w:ascii="Arial" w:hAnsi="Arial" w:cs="Arial"/>
          <w:sz w:val="24"/>
          <w:szCs w:val="24"/>
          <w:lang w:val="en-US"/>
        </w:rPr>
        <w:t>GEBERT</w:t>
      </w:r>
      <w:r w:rsidRPr="00A41324">
        <w:rPr>
          <w:rFonts w:ascii="Arial" w:hAnsi="Arial" w:cs="Arial"/>
          <w:sz w:val="24"/>
          <w:szCs w:val="24"/>
          <w:lang w:val="en-US"/>
        </w:rPr>
        <w:t>H, V</w:t>
      </w:r>
      <w:r w:rsidR="00A41324">
        <w:rPr>
          <w:rFonts w:ascii="Arial" w:hAnsi="Arial" w:cs="Arial"/>
          <w:sz w:val="24"/>
          <w:szCs w:val="24"/>
          <w:lang w:val="en-US"/>
        </w:rPr>
        <w:t>.</w:t>
      </w:r>
      <w:r>
        <w:rPr>
          <w:rFonts w:ascii="Arial" w:hAnsi="Arial" w:cs="Arial"/>
          <w:sz w:val="24"/>
          <w:szCs w:val="24"/>
          <w:lang w:val="en-US"/>
        </w:rPr>
        <w:t xml:space="preserve"> J. </w:t>
      </w:r>
      <w:r w:rsidRPr="009C12E4">
        <w:rPr>
          <w:rFonts w:ascii="Arial" w:hAnsi="Arial" w:cs="Arial"/>
          <w:b/>
          <w:sz w:val="24"/>
          <w:szCs w:val="24"/>
          <w:lang w:val="en-US"/>
        </w:rPr>
        <w:t>Practical Homicide Investigation:</w:t>
      </w:r>
      <w:r>
        <w:rPr>
          <w:rFonts w:ascii="Arial" w:hAnsi="Arial" w:cs="Arial"/>
          <w:sz w:val="24"/>
          <w:szCs w:val="24"/>
          <w:lang w:val="en-US"/>
        </w:rPr>
        <w:t xml:space="preserve"> Tactics,</w:t>
      </w:r>
      <w:r w:rsidR="00A41324">
        <w:rPr>
          <w:rFonts w:ascii="Arial" w:hAnsi="Arial" w:cs="Arial"/>
          <w:sz w:val="24"/>
          <w:szCs w:val="24"/>
          <w:lang w:val="en-US"/>
        </w:rPr>
        <w:t xml:space="preserve"> </w:t>
      </w:r>
      <w:r>
        <w:rPr>
          <w:rFonts w:ascii="Arial" w:hAnsi="Arial" w:cs="Arial"/>
          <w:sz w:val="24"/>
          <w:szCs w:val="24"/>
          <w:lang w:val="en-US"/>
        </w:rPr>
        <w:t xml:space="preserve">Procedures, and Forensic Techniques. </w:t>
      </w:r>
      <w:r w:rsidR="00A41324" w:rsidRPr="009C12E4">
        <w:rPr>
          <w:rFonts w:ascii="Arial" w:hAnsi="Arial" w:cs="Arial"/>
          <w:sz w:val="24"/>
          <w:szCs w:val="24"/>
        </w:rPr>
        <w:t>4 ed</w:t>
      </w:r>
      <w:r w:rsidRPr="00594E43">
        <w:rPr>
          <w:rFonts w:ascii="Arial" w:hAnsi="Arial" w:cs="Arial"/>
          <w:sz w:val="24"/>
          <w:szCs w:val="24"/>
        </w:rPr>
        <w:t>.</w:t>
      </w:r>
      <w:r w:rsidR="00A41324" w:rsidRPr="009C12E4">
        <w:rPr>
          <w:rFonts w:ascii="Arial" w:hAnsi="Arial" w:cs="Arial"/>
          <w:sz w:val="24"/>
          <w:szCs w:val="24"/>
        </w:rPr>
        <w:t xml:space="preserve"> Boca Raton: </w:t>
      </w:r>
      <w:r w:rsidRPr="00594E43">
        <w:rPr>
          <w:rFonts w:ascii="Arial" w:hAnsi="Arial" w:cs="Arial"/>
          <w:sz w:val="24"/>
          <w:szCs w:val="24"/>
        </w:rPr>
        <w:t>CRC Press, 2006.</w:t>
      </w:r>
    </w:p>
    <w:p w14:paraId="2370E846" w14:textId="77777777" w:rsidR="00057451" w:rsidRPr="00594E43"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3D8B977A" w14:textId="55503CAB" w:rsidR="00057451" w:rsidRPr="004B419C" w:rsidRDefault="00057451" w:rsidP="009C12E4">
      <w:pPr>
        <w:autoSpaceDE w:val="0"/>
        <w:autoSpaceDN w:val="0"/>
        <w:adjustRightInd w:val="0"/>
        <w:spacing w:before="100" w:beforeAutospacing="1" w:after="100" w:afterAutospacing="1" w:line="360" w:lineRule="auto"/>
        <w:contextualSpacing/>
        <w:rPr>
          <w:rFonts w:ascii="Arial" w:hAnsi="Arial" w:cs="Arial"/>
          <w:sz w:val="24"/>
          <w:szCs w:val="24"/>
        </w:rPr>
      </w:pPr>
      <w:r w:rsidRPr="004B419C">
        <w:rPr>
          <w:rFonts w:ascii="Arial" w:hAnsi="Arial" w:cs="Arial"/>
          <w:sz w:val="24"/>
          <w:szCs w:val="24"/>
        </w:rPr>
        <w:t xml:space="preserve">MENDES, </w:t>
      </w:r>
      <w:r w:rsidR="00A41324" w:rsidRPr="004B419C">
        <w:rPr>
          <w:rFonts w:ascii="Arial" w:hAnsi="Arial" w:cs="Arial"/>
          <w:sz w:val="24"/>
          <w:szCs w:val="24"/>
        </w:rPr>
        <w:t>B</w:t>
      </w:r>
      <w:r w:rsidR="00A41324" w:rsidRPr="009C12E4">
        <w:rPr>
          <w:rFonts w:ascii="Arial" w:hAnsi="Arial" w:cs="Arial"/>
          <w:sz w:val="24"/>
          <w:szCs w:val="24"/>
        </w:rPr>
        <w:t>.</w:t>
      </w:r>
      <w:r w:rsidR="00A41324" w:rsidRPr="004B419C">
        <w:rPr>
          <w:rFonts w:ascii="Arial" w:hAnsi="Arial" w:cs="Arial"/>
          <w:sz w:val="24"/>
          <w:szCs w:val="24"/>
        </w:rPr>
        <w:t xml:space="preserve"> S</w:t>
      </w:r>
      <w:r w:rsidR="00A41324" w:rsidRPr="009C12E4">
        <w:rPr>
          <w:rFonts w:ascii="Arial" w:hAnsi="Arial" w:cs="Arial"/>
          <w:sz w:val="24"/>
          <w:szCs w:val="24"/>
        </w:rPr>
        <w:t>.</w:t>
      </w:r>
      <w:r w:rsidR="00A41324" w:rsidRPr="004B419C">
        <w:rPr>
          <w:rFonts w:ascii="Arial" w:hAnsi="Arial" w:cs="Arial"/>
          <w:sz w:val="24"/>
          <w:szCs w:val="24"/>
        </w:rPr>
        <w:t xml:space="preserve"> </w:t>
      </w:r>
      <w:r w:rsidRPr="004B419C">
        <w:rPr>
          <w:rFonts w:ascii="Arial" w:hAnsi="Arial" w:cs="Arial"/>
          <w:sz w:val="24"/>
          <w:szCs w:val="24"/>
        </w:rPr>
        <w:t xml:space="preserve">A. </w:t>
      </w:r>
      <w:r w:rsidRPr="009C12E4">
        <w:rPr>
          <w:rFonts w:ascii="Arial" w:hAnsi="Arial" w:cs="Arial"/>
          <w:b/>
          <w:sz w:val="24"/>
          <w:szCs w:val="24"/>
        </w:rPr>
        <w:t>Profiling Criminal:</w:t>
      </w:r>
      <w:r w:rsidRPr="004B419C">
        <w:rPr>
          <w:rFonts w:ascii="Arial" w:hAnsi="Arial" w:cs="Arial"/>
          <w:sz w:val="24"/>
          <w:szCs w:val="24"/>
        </w:rPr>
        <w:t xml:space="preserve"> técnica auxiliar de investigação criminal.</w:t>
      </w:r>
      <w:r w:rsidR="004B419C" w:rsidRPr="004B419C">
        <w:rPr>
          <w:rFonts w:ascii="Arial" w:hAnsi="Arial" w:cs="Arial"/>
          <w:sz w:val="24"/>
          <w:szCs w:val="24"/>
        </w:rPr>
        <w:t xml:space="preserve"> 2014.</w:t>
      </w:r>
      <w:r w:rsidRPr="004B419C">
        <w:rPr>
          <w:rFonts w:ascii="Arial" w:hAnsi="Arial" w:cs="Arial"/>
          <w:sz w:val="24"/>
          <w:szCs w:val="24"/>
        </w:rPr>
        <w:t xml:space="preserve"> </w:t>
      </w:r>
      <w:r w:rsidR="004B419C" w:rsidRPr="004B419C">
        <w:rPr>
          <w:rFonts w:ascii="Arial" w:hAnsi="Arial" w:cs="Arial"/>
          <w:sz w:val="24"/>
          <w:szCs w:val="24"/>
        </w:rPr>
        <w:t>Dissertação</w:t>
      </w:r>
      <w:r w:rsidR="00032B55">
        <w:rPr>
          <w:rFonts w:ascii="Arial" w:hAnsi="Arial" w:cs="Arial"/>
          <w:sz w:val="24"/>
          <w:szCs w:val="24"/>
        </w:rPr>
        <w:t>.</w:t>
      </w:r>
      <w:r w:rsidR="004B419C" w:rsidRPr="004B419C">
        <w:rPr>
          <w:rFonts w:ascii="Arial" w:hAnsi="Arial" w:cs="Arial"/>
          <w:sz w:val="24"/>
          <w:szCs w:val="24"/>
        </w:rPr>
        <w:t xml:space="preserve"> </w:t>
      </w:r>
      <w:r w:rsidRPr="004B419C">
        <w:rPr>
          <w:rFonts w:ascii="Arial" w:hAnsi="Arial" w:cs="Arial"/>
          <w:sz w:val="24"/>
          <w:szCs w:val="24"/>
        </w:rPr>
        <w:t>Universidade do Porto,</w:t>
      </w:r>
      <w:r w:rsidR="004B419C" w:rsidRPr="003D38FB">
        <w:rPr>
          <w:rFonts w:ascii="Arial" w:hAnsi="Arial" w:cs="Arial"/>
          <w:sz w:val="24"/>
          <w:szCs w:val="24"/>
        </w:rPr>
        <w:t xml:space="preserve"> </w:t>
      </w:r>
      <w:r w:rsidR="00032B55">
        <w:rPr>
          <w:rFonts w:ascii="Arial" w:hAnsi="Arial" w:cs="Arial"/>
          <w:sz w:val="24"/>
          <w:szCs w:val="24"/>
        </w:rPr>
        <w:t xml:space="preserve">Porto, </w:t>
      </w:r>
      <w:r w:rsidR="004B419C" w:rsidRPr="003D38FB">
        <w:rPr>
          <w:rFonts w:ascii="Arial" w:hAnsi="Arial" w:cs="Arial"/>
          <w:sz w:val="24"/>
          <w:szCs w:val="24"/>
        </w:rPr>
        <w:t>2014</w:t>
      </w:r>
      <w:r w:rsidRPr="004B419C">
        <w:rPr>
          <w:rFonts w:ascii="Arial" w:hAnsi="Arial" w:cs="Arial"/>
          <w:sz w:val="24"/>
          <w:szCs w:val="24"/>
        </w:rPr>
        <w:t xml:space="preserve">. Disponível em: </w:t>
      </w:r>
      <w:hyperlink r:id="rId35" w:history="1">
        <w:r w:rsidRPr="009C12E4">
          <w:rPr>
            <w:rStyle w:val="Hyperlink"/>
            <w:rFonts w:ascii="Arial" w:hAnsi="Arial" w:cs="Arial"/>
            <w:sz w:val="24"/>
            <w:szCs w:val="24"/>
          </w:rPr>
          <w:t>https://sigarra.up.pt/ffup/pt/pub_geral.show_file?pi_gdoc_id=613955</w:t>
        </w:r>
      </w:hyperlink>
      <w:r w:rsidRPr="004B419C">
        <w:rPr>
          <w:rFonts w:ascii="Arial" w:hAnsi="Arial" w:cs="Arial"/>
          <w:sz w:val="24"/>
          <w:szCs w:val="24"/>
        </w:rPr>
        <w:t>. Acesso em: 24 jan</w:t>
      </w:r>
      <w:r w:rsidR="004B419C" w:rsidRPr="004B419C">
        <w:rPr>
          <w:rFonts w:ascii="Arial" w:hAnsi="Arial" w:cs="Arial"/>
          <w:sz w:val="24"/>
          <w:szCs w:val="24"/>
        </w:rPr>
        <w:t>.</w:t>
      </w:r>
      <w:r w:rsidRPr="004B419C">
        <w:rPr>
          <w:rFonts w:ascii="Arial" w:hAnsi="Arial" w:cs="Arial"/>
          <w:sz w:val="24"/>
          <w:szCs w:val="24"/>
        </w:rPr>
        <w:t xml:space="preserve"> 2018.</w:t>
      </w:r>
    </w:p>
    <w:p w14:paraId="2F3EF931" w14:textId="77777777"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1DEA866C" w14:textId="2A7DE3E6" w:rsidR="00057451" w:rsidRPr="003D38FB" w:rsidRDefault="00057451" w:rsidP="009C12E4">
      <w:pPr>
        <w:autoSpaceDE w:val="0"/>
        <w:autoSpaceDN w:val="0"/>
        <w:adjustRightInd w:val="0"/>
        <w:spacing w:before="100" w:beforeAutospacing="1" w:after="100" w:afterAutospacing="1" w:line="360" w:lineRule="auto"/>
        <w:contextualSpacing/>
        <w:rPr>
          <w:rFonts w:ascii="Arial" w:hAnsi="Arial" w:cs="Arial"/>
          <w:sz w:val="24"/>
          <w:szCs w:val="24"/>
        </w:rPr>
      </w:pPr>
      <w:r w:rsidRPr="003D38FB">
        <w:rPr>
          <w:rFonts w:ascii="Arial" w:hAnsi="Arial" w:cs="Arial"/>
          <w:sz w:val="24"/>
          <w:szCs w:val="24"/>
        </w:rPr>
        <w:t>PEREIRA, E</w:t>
      </w:r>
      <w:r w:rsidR="004B419C" w:rsidRPr="003D38FB">
        <w:rPr>
          <w:rFonts w:ascii="Arial" w:hAnsi="Arial" w:cs="Arial"/>
          <w:sz w:val="24"/>
          <w:szCs w:val="24"/>
        </w:rPr>
        <w:t>.</w:t>
      </w:r>
      <w:r w:rsidRPr="003D38FB">
        <w:rPr>
          <w:rFonts w:ascii="Arial" w:hAnsi="Arial" w:cs="Arial"/>
          <w:sz w:val="24"/>
          <w:szCs w:val="24"/>
        </w:rPr>
        <w:t xml:space="preserve"> S. </w:t>
      </w:r>
      <w:r w:rsidRPr="009C12E4">
        <w:rPr>
          <w:rFonts w:ascii="Arial" w:hAnsi="Arial" w:cs="Arial"/>
          <w:b/>
          <w:sz w:val="24"/>
          <w:szCs w:val="24"/>
        </w:rPr>
        <w:t>O profiling como expressão do paradigma indiciário</w:t>
      </w:r>
      <w:r w:rsidRPr="003D38FB">
        <w:rPr>
          <w:rFonts w:ascii="Arial" w:hAnsi="Arial" w:cs="Arial"/>
          <w:sz w:val="24"/>
          <w:szCs w:val="24"/>
        </w:rPr>
        <w:t xml:space="preserve">. </w:t>
      </w:r>
      <w:r w:rsidR="003D38FB" w:rsidRPr="003D38FB">
        <w:rPr>
          <w:rFonts w:ascii="Arial" w:hAnsi="Arial" w:cs="Arial"/>
          <w:sz w:val="24"/>
          <w:szCs w:val="24"/>
        </w:rPr>
        <w:t>2011. Monografia (Graduação</w:t>
      </w:r>
      <w:r w:rsidR="003D38FB" w:rsidRPr="00853617">
        <w:rPr>
          <w:rFonts w:ascii="Arial" w:hAnsi="Arial" w:cs="Arial"/>
          <w:sz w:val="24"/>
          <w:szCs w:val="24"/>
        </w:rPr>
        <w:t xml:space="preserve"> em Psicologia) – Licenciatura e Formação em Psicologia, Universidade Estadual da Paraíba</w:t>
      </w:r>
      <w:r w:rsidR="003D38FB" w:rsidRPr="009709A7">
        <w:rPr>
          <w:rFonts w:ascii="Arial" w:hAnsi="Arial" w:cs="Arial"/>
          <w:sz w:val="24"/>
          <w:szCs w:val="24"/>
        </w:rPr>
        <w:t xml:space="preserve">, </w:t>
      </w:r>
      <w:r w:rsidRPr="009709A7">
        <w:rPr>
          <w:rFonts w:ascii="Arial" w:hAnsi="Arial" w:cs="Arial"/>
          <w:sz w:val="24"/>
          <w:szCs w:val="24"/>
        </w:rPr>
        <w:t>Campina Grande</w:t>
      </w:r>
      <w:r w:rsidR="00032B55">
        <w:rPr>
          <w:rFonts w:ascii="Arial" w:hAnsi="Arial" w:cs="Arial"/>
          <w:sz w:val="24"/>
          <w:szCs w:val="24"/>
        </w:rPr>
        <w:t>, 2011</w:t>
      </w:r>
      <w:r w:rsidRPr="009709A7">
        <w:rPr>
          <w:rFonts w:ascii="Arial" w:hAnsi="Arial" w:cs="Arial"/>
          <w:sz w:val="24"/>
          <w:szCs w:val="24"/>
        </w:rPr>
        <w:t>. Disponível em: &lt;</w:t>
      </w:r>
      <w:r w:rsidR="003D38FB" w:rsidRPr="009C12E4">
        <w:rPr>
          <w:rStyle w:val="Hyperlink"/>
          <w:rFonts w:ascii="Arial" w:hAnsi="Arial" w:cs="Arial"/>
          <w:sz w:val="24"/>
          <w:szCs w:val="24"/>
        </w:rPr>
        <w:t>http://dspace.bc.uepb.edu.br/jspui/bitstream/123456789/287/1/PDF%20-%20Ec%C3%ADlia%20Silva%20Pereira.pdf</w:t>
      </w:r>
      <w:r w:rsidRPr="003D38FB">
        <w:rPr>
          <w:rFonts w:ascii="Arial" w:hAnsi="Arial" w:cs="Arial"/>
          <w:sz w:val="24"/>
          <w:szCs w:val="24"/>
        </w:rPr>
        <w:t>. Acesso em: 16 jan</w:t>
      </w:r>
      <w:r w:rsidR="003D38FB" w:rsidRPr="003D38FB">
        <w:rPr>
          <w:rFonts w:ascii="Arial" w:hAnsi="Arial" w:cs="Arial"/>
          <w:sz w:val="24"/>
          <w:szCs w:val="24"/>
        </w:rPr>
        <w:t>.</w:t>
      </w:r>
      <w:r w:rsidRPr="003D38FB">
        <w:rPr>
          <w:rFonts w:ascii="Arial" w:hAnsi="Arial" w:cs="Arial"/>
          <w:sz w:val="24"/>
          <w:szCs w:val="24"/>
        </w:rPr>
        <w:t xml:space="preserve"> 2018</w:t>
      </w:r>
      <w:r w:rsidR="003D38FB" w:rsidRPr="003D38FB">
        <w:rPr>
          <w:rFonts w:ascii="Arial" w:hAnsi="Arial" w:cs="Arial"/>
          <w:sz w:val="24"/>
          <w:szCs w:val="24"/>
        </w:rPr>
        <w:t>.</w:t>
      </w:r>
    </w:p>
    <w:p w14:paraId="4933AADC" w14:textId="77777777"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5E2E9AA7" w14:textId="577642DF" w:rsidR="00057451" w:rsidRPr="00C04D58" w:rsidRDefault="00057451" w:rsidP="00057451">
      <w:pPr>
        <w:autoSpaceDE w:val="0"/>
        <w:autoSpaceDN w:val="0"/>
        <w:adjustRightInd w:val="0"/>
        <w:spacing w:before="100" w:beforeAutospacing="1" w:after="100" w:afterAutospacing="1" w:line="360" w:lineRule="auto"/>
        <w:contextualSpacing/>
        <w:jc w:val="both"/>
        <w:rPr>
          <w:rFonts w:ascii="Arial" w:hAnsi="Arial" w:cs="Arial"/>
          <w:sz w:val="24"/>
          <w:szCs w:val="24"/>
        </w:rPr>
      </w:pPr>
      <w:r w:rsidRPr="003D38FB">
        <w:rPr>
          <w:rFonts w:ascii="Arial" w:hAnsi="Arial" w:cs="Arial"/>
          <w:sz w:val="24"/>
          <w:szCs w:val="24"/>
        </w:rPr>
        <w:t xml:space="preserve">PERIARD, G. </w:t>
      </w:r>
      <w:r w:rsidRPr="009C12E4">
        <w:rPr>
          <w:rFonts w:ascii="Arial" w:hAnsi="Arial" w:cs="Arial"/>
          <w:b/>
          <w:sz w:val="24"/>
          <w:szCs w:val="24"/>
        </w:rPr>
        <w:t>O que é 5W2H e como ele é utilizado?</w:t>
      </w:r>
      <w:r w:rsidRPr="003D38FB">
        <w:rPr>
          <w:rFonts w:ascii="Arial" w:hAnsi="Arial" w:cs="Arial"/>
          <w:sz w:val="24"/>
          <w:szCs w:val="24"/>
        </w:rPr>
        <w:t xml:space="preserve"> Disponível em</w:t>
      </w:r>
      <w:r w:rsidR="003D38FB" w:rsidRPr="003D38FB">
        <w:rPr>
          <w:rFonts w:ascii="Arial" w:hAnsi="Arial" w:cs="Arial"/>
          <w:sz w:val="24"/>
          <w:szCs w:val="24"/>
        </w:rPr>
        <w:t>:</w:t>
      </w:r>
      <w:r w:rsidRPr="00C04D58">
        <w:rPr>
          <w:rFonts w:ascii="Arial" w:hAnsi="Arial" w:cs="Arial"/>
          <w:sz w:val="24"/>
          <w:szCs w:val="24"/>
        </w:rPr>
        <w:t xml:space="preserve"> </w:t>
      </w:r>
      <w:hyperlink r:id="rId36" w:history="1">
        <w:r w:rsidRPr="009C12E4">
          <w:rPr>
            <w:rStyle w:val="Hyperlink"/>
            <w:rFonts w:ascii="Arial" w:hAnsi="Arial" w:cs="Arial"/>
            <w:sz w:val="24"/>
            <w:szCs w:val="24"/>
          </w:rPr>
          <w:t>http://www.sobreadministracao.com/o-que-e-o-5w2h-e-como-ele-e-utilizado/</w:t>
        </w:r>
      </w:hyperlink>
      <w:r w:rsidRPr="003D38FB">
        <w:rPr>
          <w:rFonts w:ascii="Arial" w:hAnsi="Arial" w:cs="Arial"/>
          <w:sz w:val="24"/>
          <w:szCs w:val="24"/>
        </w:rPr>
        <w:t xml:space="preserve">. </w:t>
      </w:r>
      <w:r w:rsidRPr="00C04D58">
        <w:rPr>
          <w:rFonts w:ascii="Arial" w:hAnsi="Arial" w:cs="Arial"/>
          <w:sz w:val="24"/>
          <w:szCs w:val="24"/>
        </w:rPr>
        <w:t>Acesso em: 16 jan</w:t>
      </w:r>
      <w:r w:rsidR="003D38FB" w:rsidRPr="00C04D58">
        <w:rPr>
          <w:rFonts w:ascii="Arial" w:hAnsi="Arial" w:cs="Arial"/>
          <w:sz w:val="24"/>
          <w:szCs w:val="24"/>
        </w:rPr>
        <w:t>.</w:t>
      </w:r>
      <w:r w:rsidRPr="00C04D58">
        <w:rPr>
          <w:rFonts w:ascii="Arial" w:hAnsi="Arial" w:cs="Arial"/>
          <w:sz w:val="24"/>
          <w:szCs w:val="24"/>
        </w:rPr>
        <w:t xml:space="preserve"> 2018. </w:t>
      </w:r>
    </w:p>
    <w:p w14:paraId="3CEFE59D" w14:textId="77777777"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5A4895EB" w14:textId="6EF03DE0"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sz w:val="24"/>
          <w:szCs w:val="24"/>
        </w:rPr>
      </w:pPr>
      <w:r>
        <w:rPr>
          <w:rFonts w:ascii="Arial" w:hAnsi="Arial" w:cs="Arial"/>
          <w:sz w:val="24"/>
          <w:szCs w:val="24"/>
        </w:rPr>
        <w:t xml:space="preserve">POPPER, K. </w:t>
      </w:r>
      <w:r w:rsidRPr="009C12E4">
        <w:rPr>
          <w:rFonts w:ascii="Arial" w:hAnsi="Arial" w:cs="Arial"/>
          <w:b/>
          <w:sz w:val="24"/>
          <w:szCs w:val="24"/>
        </w:rPr>
        <w:t>A lógica da pesquisa científica</w:t>
      </w:r>
      <w:r>
        <w:rPr>
          <w:rFonts w:ascii="Arial" w:hAnsi="Arial" w:cs="Arial"/>
          <w:sz w:val="24"/>
          <w:szCs w:val="24"/>
        </w:rPr>
        <w:t>. São Paulo: Cultrix, 1971.</w:t>
      </w:r>
    </w:p>
    <w:p w14:paraId="2DAC4911" w14:textId="77777777"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457BCBD8" w14:textId="5A2F60E5" w:rsidR="00057451" w:rsidRPr="00C04D58" w:rsidRDefault="00057451" w:rsidP="009C12E4">
      <w:pPr>
        <w:autoSpaceDE w:val="0"/>
        <w:autoSpaceDN w:val="0"/>
        <w:adjustRightInd w:val="0"/>
        <w:spacing w:before="100" w:beforeAutospacing="1" w:after="100" w:afterAutospacing="1" w:line="360" w:lineRule="auto"/>
        <w:contextualSpacing/>
        <w:rPr>
          <w:rFonts w:ascii="Arial" w:hAnsi="Arial" w:cs="Arial"/>
          <w:sz w:val="24"/>
          <w:szCs w:val="24"/>
        </w:rPr>
      </w:pPr>
      <w:r w:rsidRPr="00C04D58">
        <w:rPr>
          <w:rFonts w:ascii="Arial" w:hAnsi="Arial" w:cs="Arial"/>
          <w:sz w:val="24"/>
          <w:szCs w:val="24"/>
        </w:rPr>
        <w:t xml:space="preserve">RODRIGUES, </w:t>
      </w:r>
      <w:r w:rsidR="00C04D58" w:rsidRPr="00C04D58">
        <w:rPr>
          <w:rFonts w:ascii="Arial" w:hAnsi="Arial" w:cs="Arial"/>
          <w:sz w:val="24"/>
          <w:szCs w:val="24"/>
        </w:rPr>
        <w:t xml:space="preserve">M. </w:t>
      </w:r>
      <w:r w:rsidRPr="00C04D58">
        <w:rPr>
          <w:rFonts w:ascii="Arial" w:hAnsi="Arial" w:cs="Arial"/>
          <w:sz w:val="24"/>
          <w:szCs w:val="24"/>
        </w:rPr>
        <w:t>B</w:t>
      </w:r>
      <w:r w:rsidR="00C04D58" w:rsidRPr="00C04D58">
        <w:rPr>
          <w:rFonts w:ascii="Arial" w:hAnsi="Arial" w:cs="Arial"/>
          <w:sz w:val="24"/>
          <w:szCs w:val="24"/>
        </w:rPr>
        <w:t>.</w:t>
      </w:r>
      <w:r w:rsidRPr="00C04D58">
        <w:rPr>
          <w:rFonts w:ascii="Arial" w:hAnsi="Arial" w:cs="Arial"/>
          <w:sz w:val="24"/>
          <w:szCs w:val="24"/>
        </w:rPr>
        <w:t xml:space="preserve"> F. </w:t>
      </w:r>
      <w:r w:rsidRPr="009C12E4">
        <w:rPr>
          <w:rFonts w:ascii="Arial" w:hAnsi="Arial" w:cs="Arial"/>
          <w:b/>
          <w:sz w:val="24"/>
          <w:szCs w:val="24"/>
        </w:rPr>
        <w:t>Breve definição:</w:t>
      </w:r>
      <w:r w:rsidRPr="00C04D58">
        <w:rPr>
          <w:rFonts w:ascii="Arial" w:hAnsi="Arial" w:cs="Arial"/>
          <w:sz w:val="24"/>
          <w:szCs w:val="24"/>
        </w:rPr>
        <w:t xml:space="preserve"> paradigma indiciário. Disponível em</w:t>
      </w:r>
      <w:r w:rsidR="00C04D58" w:rsidRPr="00C04D58">
        <w:rPr>
          <w:rFonts w:ascii="Arial" w:hAnsi="Arial" w:cs="Arial"/>
          <w:sz w:val="24"/>
          <w:szCs w:val="24"/>
        </w:rPr>
        <w:t>:</w:t>
      </w:r>
      <w:r w:rsidRPr="00C04D58">
        <w:rPr>
          <w:rFonts w:ascii="Arial" w:hAnsi="Arial" w:cs="Arial"/>
          <w:sz w:val="24"/>
          <w:szCs w:val="24"/>
        </w:rPr>
        <w:t xml:space="preserve"> </w:t>
      </w:r>
      <w:hyperlink r:id="rId37" w:history="1">
        <w:r w:rsidRPr="009C12E4">
          <w:rPr>
            <w:rStyle w:val="Hyperlink"/>
            <w:rFonts w:ascii="Arial" w:hAnsi="Arial" w:cs="Arial"/>
            <w:sz w:val="24"/>
            <w:szCs w:val="24"/>
          </w:rPr>
          <w:t>http://nei.ufes.br/sites/nei.ufes.br/files/RODRIGUES,%20M.B.F.%20e%20COELHO,</w:t>
        </w:r>
        <w:r w:rsidRPr="009C12E4">
          <w:rPr>
            <w:rStyle w:val="Hyperlink"/>
            <w:rFonts w:ascii="Arial" w:hAnsi="Arial" w:cs="Arial"/>
            <w:sz w:val="24"/>
            <w:szCs w:val="24"/>
          </w:rPr>
          <w:lastRenderedPageBreak/>
          <w:t>%20C.M.%20Paradigma%20Indici%C3%A1rio_Breve%20defini%C3%A7ao.pdf</w:t>
        </w:r>
      </w:hyperlink>
      <w:r w:rsidR="00C04D58" w:rsidRPr="00C04D58">
        <w:rPr>
          <w:rFonts w:ascii="Arial" w:hAnsi="Arial" w:cs="Arial"/>
          <w:sz w:val="24"/>
          <w:szCs w:val="24"/>
        </w:rPr>
        <w:t xml:space="preserve">. </w:t>
      </w:r>
      <w:r w:rsidRPr="00C04D58">
        <w:rPr>
          <w:rFonts w:ascii="Arial" w:hAnsi="Arial" w:cs="Arial"/>
          <w:sz w:val="24"/>
          <w:szCs w:val="24"/>
        </w:rPr>
        <w:t>Acesso em: 24 jan</w:t>
      </w:r>
      <w:r w:rsidR="00C04D58" w:rsidRPr="00C04D58">
        <w:rPr>
          <w:rFonts w:ascii="Arial" w:hAnsi="Arial" w:cs="Arial"/>
          <w:sz w:val="24"/>
          <w:szCs w:val="24"/>
        </w:rPr>
        <w:t>.</w:t>
      </w:r>
      <w:r w:rsidRPr="00C04D58">
        <w:rPr>
          <w:rFonts w:ascii="Arial" w:hAnsi="Arial" w:cs="Arial"/>
          <w:sz w:val="24"/>
          <w:szCs w:val="24"/>
        </w:rPr>
        <w:t xml:space="preserve"> 2018. </w:t>
      </w:r>
    </w:p>
    <w:p w14:paraId="3947FFED" w14:textId="77777777"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5822CF87" w14:textId="6ED497DE" w:rsidR="009709A7" w:rsidRPr="009C12E4" w:rsidRDefault="009709A7" w:rsidP="009C12E4">
      <w:pPr>
        <w:widowControl/>
        <w:shd w:val="clear" w:color="auto" w:fill="FFFFFF"/>
        <w:suppressAutoHyphens w:val="0"/>
        <w:spacing w:before="100" w:beforeAutospacing="1" w:after="100" w:afterAutospacing="1"/>
        <w:textAlignment w:val="auto"/>
        <w:rPr>
          <w:rFonts w:ascii="Arial" w:eastAsia="Times New Roman" w:hAnsi="Arial" w:cs="Arial"/>
          <w:color w:val="222222"/>
          <w:sz w:val="28"/>
          <w:szCs w:val="24"/>
        </w:rPr>
      </w:pPr>
      <w:r w:rsidRPr="009C12E4">
        <w:rPr>
          <w:rFonts w:ascii="Arial" w:hAnsi="Arial" w:cs="Arial"/>
          <w:color w:val="222222"/>
          <w:sz w:val="24"/>
        </w:rPr>
        <w:t>SHUTTERSTOCK.  [</w:t>
      </w:r>
      <w:r w:rsidRPr="009C12E4">
        <w:rPr>
          <w:rFonts w:ascii="Arial" w:hAnsi="Arial" w:cs="Arial"/>
          <w:i/>
          <w:iCs/>
          <w:color w:val="222222"/>
          <w:sz w:val="24"/>
        </w:rPr>
        <w:t>S.l</w:t>
      </w:r>
      <w:r w:rsidRPr="009C12E4">
        <w:rPr>
          <w:rFonts w:ascii="Arial" w:hAnsi="Arial" w:cs="Arial"/>
          <w:color w:val="222222"/>
          <w:sz w:val="24"/>
        </w:rPr>
        <w:t>.], 2019.  Disponível em: </w:t>
      </w:r>
      <w:hyperlink r:id="rId38" w:tgtFrame="_blank" w:history="1">
        <w:r w:rsidRPr="009C12E4">
          <w:rPr>
            <w:rStyle w:val="Hyperlink"/>
            <w:rFonts w:ascii="Arial" w:hAnsi="Arial" w:cs="Arial"/>
            <w:color w:val="1155CC"/>
            <w:sz w:val="24"/>
          </w:rPr>
          <w:t>https://www.shutterstock.com/pt/</w:t>
        </w:r>
      </w:hyperlink>
      <w:r w:rsidRPr="009C12E4">
        <w:rPr>
          <w:rFonts w:ascii="Arial" w:hAnsi="Arial" w:cs="Arial"/>
          <w:color w:val="222222"/>
          <w:sz w:val="24"/>
        </w:rPr>
        <w:t xml:space="preserve">. </w:t>
      </w:r>
      <w:r w:rsidRPr="009709A7">
        <w:rPr>
          <w:rFonts w:ascii="Arial" w:hAnsi="Arial" w:cs="Arial"/>
          <w:color w:val="222222"/>
          <w:sz w:val="24"/>
        </w:rPr>
        <w:t>Acesso em: 25</w:t>
      </w:r>
      <w:r w:rsidRPr="009C12E4">
        <w:rPr>
          <w:rFonts w:ascii="Arial" w:hAnsi="Arial" w:cs="Arial"/>
          <w:color w:val="222222"/>
          <w:sz w:val="24"/>
        </w:rPr>
        <w:t xml:space="preserve"> nov. 2019.</w:t>
      </w:r>
    </w:p>
    <w:p w14:paraId="2662C8B9" w14:textId="5D15A4B8" w:rsidR="00853617" w:rsidRDefault="009709A7" w:rsidP="009C12E4">
      <w:pPr>
        <w:tabs>
          <w:tab w:val="left" w:pos="5940"/>
        </w:tabs>
        <w:autoSpaceDE w:val="0"/>
        <w:autoSpaceDN w:val="0"/>
        <w:adjustRightInd w:val="0"/>
        <w:spacing w:before="100" w:beforeAutospacing="1" w:after="100" w:afterAutospacing="1" w:line="360" w:lineRule="auto"/>
        <w:contextualSpacing/>
        <w:jc w:val="both"/>
        <w:rPr>
          <w:rFonts w:ascii="Arial" w:hAnsi="Arial" w:cs="Arial"/>
        </w:rPr>
      </w:pPr>
      <w:r>
        <w:rPr>
          <w:rFonts w:ascii="Arial" w:hAnsi="Arial" w:cs="Arial"/>
        </w:rPr>
        <w:tab/>
      </w:r>
    </w:p>
    <w:p w14:paraId="097D9E55" w14:textId="551FE235"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sz w:val="24"/>
          <w:szCs w:val="24"/>
        </w:rPr>
      </w:pPr>
      <w:r>
        <w:rPr>
          <w:rFonts w:ascii="Arial" w:hAnsi="Arial" w:cs="Arial"/>
          <w:sz w:val="24"/>
          <w:szCs w:val="24"/>
          <w:lang w:val="en-US"/>
        </w:rPr>
        <w:t>TURVEY, B</w:t>
      </w:r>
      <w:r w:rsidR="00F60931">
        <w:rPr>
          <w:rFonts w:ascii="Arial" w:hAnsi="Arial" w:cs="Arial"/>
          <w:sz w:val="24"/>
          <w:szCs w:val="24"/>
          <w:lang w:val="en-US"/>
        </w:rPr>
        <w:t>.</w:t>
      </w:r>
      <w:r>
        <w:rPr>
          <w:rFonts w:ascii="Arial" w:hAnsi="Arial" w:cs="Arial"/>
          <w:sz w:val="24"/>
          <w:szCs w:val="24"/>
          <w:lang w:val="en-US"/>
        </w:rPr>
        <w:t xml:space="preserve"> E. </w:t>
      </w:r>
      <w:r w:rsidRPr="009C12E4">
        <w:rPr>
          <w:rFonts w:ascii="Arial" w:hAnsi="Arial" w:cs="Arial"/>
          <w:b/>
          <w:sz w:val="24"/>
          <w:szCs w:val="24"/>
          <w:lang w:val="en-US"/>
        </w:rPr>
        <w:t>Criminal Profiling:</w:t>
      </w:r>
      <w:r>
        <w:rPr>
          <w:rFonts w:ascii="Arial" w:hAnsi="Arial" w:cs="Arial"/>
          <w:sz w:val="24"/>
          <w:szCs w:val="24"/>
          <w:lang w:val="en-US"/>
        </w:rPr>
        <w:t xml:space="preserve"> </w:t>
      </w:r>
      <w:r w:rsidR="00C04D58">
        <w:rPr>
          <w:rFonts w:ascii="Arial" w:hAnsi="Arial" w:cs="Arial"/>
          <w:sz w:val="24"/>
          <w:szCs w:val="24"/>
          <w:lang w:val="en-US"/>
        </w:rPr>
        <w:t>an</w:t>
      </w:r>
      <w:r>
        <w:rPr>
          <w:rFonts w:ascii="Arial" w:hAnsi="Arial" w:cs="Arial"/>
          <w:sz w:val="24"/>
          <w:szCs w:val="24"/>
          <w:lang w:val="en-US"/>
        </w:rPr>
        <w:t xml:space="preserve"> introduction to behavioral Science a</w:t>
      </w:r>
      <w:r w:rsidR="00C04D58">
        <w:rPr>
          <w:rFonts w:ascii="Arial" w:hAnsi="Arial" w:cs="Arial"/>
          <w:sz w:val="24"/>
          <w:szCs w:val="24"/>
          <w:lang w:val="en-US"/>
        </w:rPr>
        <w:t>n</w:t>
      </w:r>
      <w:r>
        <w:rPr>
          <w:rFonts w:ascii="Arial" w:hAnsi="Arial" w:cs="Arial"/>
          <w:sz w:val="24"/>
          <w:szCs w:val="24"/>
          <w:lang w:val="en-US"/>
        </w:rPr>
        <w:t xml:space="preserve">alysis. </w:t>
      </w:r>
      <w:r w:rsidR="00C04D58">
        <w:rPr>
          <w:rFonts w:ascii="Arial" w:hAnsi="Arial" w:cs="Arial"/>
          <w:sz w:val="24"/>
          <w:szCs w:val="24"/>
        </w:rPr>
        <w:t xml:space="preserve">Elsevier Academic Press: </w:t>
      </w:r>
      <w:r>
        <w:rPr>
          <w:rFonts w:ascii="Arial" w:hAnsi="Arial" w:cs="Arial"/>
          <w:sz w:val="24"/>
          <w:szCs w:val="24"/>
        </w:rPr>
        <w:t>Boston, 2009.</w:t>
      </w:r>
    </w:p>
    <w:p w14:paraId="06D4FA54" w14:textId="77777777" w:rsidR="00495F82" w:rsidRDefault="00495F82" w:rsidP="00057451">
      <w:pPr>
        <w:autoSpaceDE w:val="0"/>
        <w:autoSpaceDN w:val="0"/>
        <w:adjustRightInd w:val="0"/>
        <w:spacing w:before="100" w:beforeAutospacing="1" w:after="100" w:afterAutospacing="1" w:line="360" w:lineRule="auto"/>
        <w:contextualSpacing/>
        <w:jc w:val="both"/>
        <w:rPr>
          <w:rFonts w:ascii="Arial" w:hAnsi="Arial" w:cs="Arial"/>
          <w:sz w:val="24"/>
          <w:szCs w:val="24"/>
        </w:rPr>
      </w:pPr>
    </w:p>
    <w:p w14:paraId="51E36963" w14:textId="56870760" w:rsidR="00495F82" w:rsidRPr="00943BC2" w:rsidRDefault="00495F82" w:rsidP="00495F82">
      <w:pPr>
        <w:spacing w:line="360" w:lineRule="auto"/>
        <w:jc w:val="both"/>
        <w:rPr>
          <w:rFonts w:ascii="Arial" w:hAnsi="Arial" w:cs="Arial"/>
          <w:sz w:val="24"/>
          <w:szCs w:val="24"/>
        </w:rPr>
      </w:pPr>
      <w:r w:rsidRPr="00943BC2">
        <w:rPr>
          <w:rFonts w:ascii="Arial" w:hAnsi="Arial" w:cs="Arial"/>
          <w:sz w:val="24"/>
          <w:szCs w:val="24"/>
        </w:rPr>
        <w:t>UNIVERSIDADE FEDERAL DE SANTA CATARINA. </w:t>
      </w:r>
      <w:r w:rsidRPr="00943BC2">
        <w:rPr>
          <w:rFonts w:ascii="Arial" w:hAnsi="Arial" w:cs="Arial"/>
          <w:bCs/>
          <w:sz w:val="24"/>
          <w:szCs w:val="24"/>
        </w:rPr>
        <w:t>Laboratório da Secretaria de Educação a Distância </w:t>
      </w:r>
      <w:r w:rsidRPr="00943BC2">
        <w:rPr>
          <w:rFonts w:ascii="Arial" w:hAnsi="Arial" w:cs="Arial"/>
          <w:sz w:val="24"/>
          <w:szCs w:val="24"/>
        </w:rPr>
        <w:t>(labSEAD-UFSC). Florianópolis, 2019. Disponível em: </w:t>
      </w:r>
      <w:hyperlink r:id="rId39" w:tgtFrame="_blank" w:history="1">
        <w:r w:rsidRPr="00943BC2">
          <w:rPr>
            <w:rStyle w:val="Hyperlink"/>
            <w:rFonts w:ascii="Arial" w:hAnsi="Arial" w:cs="Arial"/>
            <w:szCs w:val="24"/>
          </w:rPr>
          <w:t>http://lab.sead.ufsc.br/</w:t>
        </w:r>
      </w:hyperlink>
      <w:r>
        <w:rPr>
          <w:rFonts w:ascii="Arial" w:hAnsi="Arial" w:cs="Arial"/>
          <w:sz w:val="24"/>
          <w:szCs w:val="24"/>
        </w:rPr>
        <w:t>. Acesso em: 25 nov</w:t>
      </w:r>
      <w:r w:rsidRPr="00943BC2">
        <w:rPr>
          <w:rFonts w:ascii="Arial" w:hAnsi="Arial" w:cs="Arial"/>
          <w:sz w:val="24"/>
          <w:szCs w:val="24"/>
        </w:rPr>
        <w:t>. 2019.</w:t>
      </w:r>
    </w:p>
    <w:p w14:paraId="332FCF76" w14:textId="77777777"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p>
    <w:p w14:paraId="4C36BEA1" w14:textId="3001329B" w:rsidR="00057451" w:rsidRDefault="00057451" w:rsidP="00057451">
      <w:pPr>
        <w:autoSpaceDE w:val="0"/>
        <w:autoSpaceDN w:val="0"/>
        <w:adjustRightInd w:val="0"/>
        <w:spacing w:before="100" w:beforeAutospacing="1" w:after="100" w:afterAutospacing="1" w:line="360" w:lineRule="auto"/>
        <w:contextualSpacing/>
        <w:jc w:val="both"/>
        <w:rPr>
          <w:rFonts w:ascii="Arial" w:hAnsi="Arial" w:cs="Arial"/>
        </w:rPr>
      </w:pPr>
      <w:r>
        <w:rPr>
          <w:rFonts w:ascii="Arial" w:hAnsi="Arial" w:cs="Arial"/>
          <w:sz w:val="24"/>
          <w:szCs w:val="24"/>
        </w:rPr>
        <w:t xml:space="preserve">ZBINDEN, K. </w:t>
      </w:r>
      <w:r w:rsidRPr="009C12E4">
        <w:rPr>
          <w:rFonts w:ascii="Arial" w:hAnsi="Arial" w:cs="Arial"/>
          <w:b/>
          <w:sz w:val="24"/>
          <w:szCs w:val="24"/>
        </w:rPr>
        <w:t>Criminalística:</w:t>
      </w:r>
      <w:r>
        <w:rPr>
          <w:rFonts w:ascii="Arial" w:hAnsi="Arial" w:cs="Arial"/>
          <w:sz w:val="24"/>
          <w:szCs w:val="24"/>
        </w:rPr>
        <w:t xml:space="preserve"> investigação criminal. Lisboa</w:t>
      </w:r>
      <w:r w:rsidR="00C04D58">
        <w:rPr>
          <w:rFonts w:ascii="Arial" w:hAnsi="Arial" w:cs="Arial"/>
          <w:sz w:val="24"/>
          <w:szCs w:val="24"/>
        </w:rPr>
        <w:t xml:space="preserve">: </w:t>
      </w:r>
      <w:r w:rsidR="00032B55">
        <w:rPr>
          <w:rFonts w:ascii="Arial" w:hAnsi="Arial" w:cs="Arial"/>
          <w:sz w:val="24"/>
          <w:szCs w:val="24"/>
        </w:rPr>
        <w:t>E</w:t>
      </w:r>
      <w:r w:rsidR="00C04D58">
        <w:rPr>
          <w:rFonts w:ascii="Arial" w:hAnsi="Arial" w:cs="Arial"/>
          <w:sz w:val="24"/>
          <w:szCs w:val="24"/>
        </w:rPr>
        <w:t>ditora Lisboa</w:t>
      </w:r>
      <w:r>
        <w:rPr>
          <w:rFonts w:ascii="Arial" w:hAnsi="Arial" w:cs="Arial"/>
          <w:sz w:val="24"/>
          <w:szCs w:val="24"/>
        </w:rPr>
        <w:t>, 1957.</w:t>
      </w:r>
    </w:p>
    <w:p w14:paraId="1DFC2FCC" w14:textId="77777777" w:rsidR="00057451" w:rsidRDefault="00057451" w:rsidP="00057451">
      <w:pPr>
        <w:spacing w:beforeLines="120" w:before="288" w:afterLines="120" w:after="288" w:line="360" w:lineRule="auto"/>
        <w:jc w:val="both"/>
        <w:rPr>
          <w:rFonts w:ascii="Arial" w:hAnsi="Arial" w:cs="Arial"/>
          <w:b/>
          <w:sz w:val="24"/>
          <w:szCs w:val="24"/>
        </w:rPr>
      </w:pPr>
    </w:p>
    <w:p w14:paraId="6EC2658C" w14:textId="77777777" w:rsidR="00057451" w:rsidRDefault="00057451" w:rsidP="00057451">
      <w:pPr>
        <w:spacing w:beforeLines="120" w:before="288" w:afterLines="120" w:after="288" w:line="360" w:lineRule="auto"/>
        <w:jc w:val="both"/>
        <w:rPr>
          <w:rFonts w:ascii="Arial" w:hAnsi="Arial" w:cs="Arial"/>
          <w:b/>
          <w:sz w:val="24"/>
          <w:szCs w:val="24"/>
        </w:rPr>
      </w:pPr>
    </w:p>
    <w:p w14:paraId="32BE8DCB" w14:textId="77777777" w:rsidR="00057451" w:rsidRDefault="00057451" w:rsidP="00057451">
      <w:pPr>
        <w:spacing w:beforeLines="120" w:before="288" w:afterLines="120" w:after="288" w:line="360" w:lineRule="auto"/>
        <w:jc w:val="both"/>
        <w:rPr>
          <w:rFonts w:ascii="Arial" w:hAnsi="Arial" w:cs="Arial"/>
          <w:b/>
          <w:sz w:val="24"/>
          <w:szCs w:val="24"/>
        </w:rPr>
      </w:pPr>
    </w:p>
    <w:p w14:paraId="535267CE" w14:textId="77777777" w:rsidR="00057451" w:rsidRDefault="00057451" w:rsidP="00057451">
      <w:pPr>
        <w:spacing w:beforeLines="120" w:before="288" w:afterLines="120" w:after="288" w:line="360" w:lineRule="auto"/>
        <w:jc w:val="both"/>
        <w:rPr>
          <w:rFonts w:ascii="Arial" w:hAnsi="Arial" w:cs="Arial"/>
          <w:b/>
          <w:sz w:val="24"/>
          <w:szCs w:val="24"/>
        </w:rPr>
      </w:pPr>
    </w:p>
    <w:p w14:paraId="1B65397B" w14:textId="77777777" w:rsidR="00057451" w:rsidRDefault="00057451" w:rsidP="00057451">
      <w:pPr>
        <w:spacing w:beforeLines="120" w:before="288" w:afterLines="120" w:after="288" w:line="360" w:lineRule="auto"/>
        <w:jc w:val="both"/>
        <w:rPr>
          <w:rFonts w:ascii="Arial" w:hAnsi="Arial" w:cs="Arial"/>
          <w:b/>
          <w:sz w:val="24"/>
          <w:szCs w:val="24"/>
        </w:rPr>
      </w:pPr>
    </w:p>
    <w:p w14:paraId="155AEFE3" w14:textId="77777777" w:rsidR="00057451" w:rsidRDefault="00057451" w:rsidP="00057451">
      <w:pPr>
        <w:spacing w:beforeLines="120" w:before="288" w:afterLines="120" w:after="288" w:line="360" w:lineRule="auto"/>
        <w:jc w:val="both"/>
        <w:rPr>
          <w:rFonts w:ascii="Arial" w:hAnsi="Arial" w:cs="Arial"/>
          <w:b/>
          <w:sz w:val="24"/>
          <w:szCs w:val="24"/>
        </w:rPr>
      </w:pPr>
    </w:p>
    <w:p w14:paraId="5CB1A6E3" w14:textId="77777777" w:rsidR="00057451" w:rsidRDefault="00057451" w:rsidP="00057451">
      <w:pPr>
        <w:spacing w:beforeLines="120" w:before="288" w:afterLines="120" w:after="288" w:line="360" w:lineRule="auto"/>
        <w:jc w:val="both"/>
        <w:rPr>
          <w:rFonts w:ascii="Arial" w:hAnsi="Arial" w:cs="Arial"/>
          <w:b/>
          <w:sz w:val="24"/>
          <w:szCs w:val="24"/>
        </w:rPr>
      </w:pPr>
    </w:p>
    <w:p w14:paraId="265C40FC" w14:textId="77777777" w:rsidR="00057451" w:rsidRDefault="00057451" w:rsidP="00057451">
      <w:pPr>
        <w:spacing w:beforeLines="120" w:before="288" w:afterLines="120" w:after="288" w:line="360" w:lineRule="auto"/>
        <w:jc w:val="both"/>
        <w:rPr>
          <w:rFonts w:ascii="Arial" w:hAnsi="Arial" w:cs="Arial"/>
          <w:b/>
          <w:sz w:val="24"/>
          <w:szCs w:val="24"/>
        </w:rPr>
      </w:pPr>
    </w:p>
    <w:p w14:paraId="3C35DA50" w14:textId="77777777" w:rsidR="00057451" w:rsidRDefault="00057451" w:rsidP="00057451">
      <w:pPr>
        <w:spacing w:beforeLines="120" w:before="288" w:afterLines="120" w:after="288" w:line="360" w:lineRule="auto"/>
        <w:jc w:val="both"/>
        <w:rPr>
          <w:rFonts w:ascii="Arial" w:hAnsi="Arial" w:cs="Arial"/>
          <w:b/>
          <w:sz w:val="24"/>
          <w:szCs w:val="24"/>
        </w:rPr>
      </w:pPr>
    </w:p>
    <w:p w14:paraId="790515F0" w14:textId="77777777" w:rsidR="00057451" w:rsidRDefault="00057451" w:rsidP="00057451">
      <w:pPr>
        <w:spacing w:beforeLines="120" w:before="288" w:afterLines="120" w:after="288" w:line="360" w:lineRule="auto"/>
        <w:jc w:val="both"/>
        <w:rPr>
          <w:rFonts w:ascii="Arial" w:hAnsi="Arial" w:cs="Arial"/>
          <w:b/>
          <w:sz w:val="24"/>
          <w:szCs w:val="24"/>
        </w:rPr>
      </w:pPr>
    </w:p>
    <w:p w14:paraId="53278116" w14:textId="77777777" w:rsidR="00057451" w:rsidRDefault="00057451" w:rsidP="00057451">
      <w:pPr>
        <w:spacing w:beforeLines="120" w:before="288" w:afterLines="120" w:after="288" w:line="360" w:lineRule="auto"/>
        <w:jc w:val="both"/>
        <w:rPr>
          <w:rFonts w:ascii="Arial" w:hAnsi="Arial" w:cs="Arial"/>
          <w:b/>
          <w:sz w:val="24"/>
          <w:szCs w:val="24"/>
        </w:rPr>
      </w:pPr>
    </w:p>
    <w:p w14:paraId="23E4285C" w14:textId="77777777" w:rsidR="00057451" w:rsidRDefault="00057451" w:rsidP="00057451">
      <w:pPr>
        <w:spacing w:beforeLines="120" w:before="288" w:afterLines="120" w:after="288" w:line="360" w:lineRule="auto"/>
        <w:jc w:val="both"/>
        <w:rPr>
          <w:rFonts w:ascii="Arial" w:hAnsi="Arial" w:cs="Arial"/>
          <w:b/>
          <w:sz w:val="24"/>
          <w:szCs w:val="24"/>
        </w:rPr>
      </w:pPr>
    </w:p>
    <w:p w14:paraId="0A1E54D1" w14:textId="7A7DCE08" w:rsidR="00057451" w:rsidRPr="005370DB" w:rsidRDefault="00945CAE" w:rsidP="00057451">
      <w:pPr>
        <w:spacing w:beforeLines="120" w:before="288" w:afterLines="120" w:after="288" w:line="360" w:lineRule="auto"/>
        <w:jc w:val="both"/>
        <w:rPr>
          <w:rFonts w:ascii="Arial" w:hAnsi="Arial" w:cs="Arial"/>
          <w:b/>
          <w:sz w:val="24"/>
          <w:szCs w:val="24"/>
        </w:rPr>
      </w:pPr>
      <w:r>
        <w:rPr>
          <w:rFonts w:ascii="Arial" w:eastAsia="Arial" w:hAnsi="Arial" w:cs="Arial"/>
          <w:b/>
          <w:sz w:val="24"/>
          <w:szCs w:val="24"/>
          <w:shd w:val="clear" w:color="auto" w:fill="4A86E8"/>
        </w:rPr>
        <w:lastRenderedPageBreak/>
        <w:t>&lt;H1&gt;</w:t>
      </w:r>
      <w:r w:rsidR="00057451">
        <w:rPr>
          <w:rFonts w:ascii="Arial" w:hAnsi="Arial" w:cs="Arial"/>
          <w:b/>
          <w:sz w:val="24"/>
          <w:szCs w:val="24"/>
        </w:rPr>
        <w:t>E</w:t>
      </w:r>
      <w:r>
        <w:rPr>
          <w:rFonts w:ascii="Arial" w:hAnsi="Arial" w:cs="Arial"/>
          <w:b/>
          <w:sz w:val="24"/>
          <w:szCs w:val="24"/>
        </w:rPr>
        <w:t>XERCÍCIOS</w:t>
      </w:r>
      <w:r>
        <w:rPr>
          <w:rFonts w:ascii="Arial" w:eastAsia="Arial" w:hAnsi="Arial" w:cs="Arial"/>
          <w:b/>
          <w:sz w:val="24"/>
          <w:szCs w:val="24"/>
          <w:shd w:val="clear" w:color="auto" w:fill="4A86E8"/>
        </w:rPr>
        <w:t>&lt;H1/&gt;</w:t>
      </w:r>
    </w:p>
    <w:p w14:paraId="48A88D73" w14:textId="77777777" w:rsidR="00057451" w:rsidRPr="0068691B" w:rsidRDefault="00057451" w:rsidP="00057451">
      <w:pPr>
        <w:spacing w:beforeLines="24" w:before="57" w:afterLines="24" w:after="57" w:line="360" w:lineRule="auto"/>
        <w:jc w:val="both"/>
        <w:rPr>
          <w:rFonts w:ascii="Arial" w:hAnsi="Arial" w:cs="Arial"/>
          <w:b/>
          <w:sz w:val="24"/>
          <w:szCs w:val="24"/>
        </w:rPr>
      </w:pPr>
    </w:p>
    <w:p w14:paraId="2191D56A" w14:textId="3E26DA94" w:rsidR="00945CAE" w:rsidRDefault="00057451" w:rsidP="00945CAE">
      <w:pPr>
        <w:pStyle w:val="PargrafodaLista"/>
        <w:numPr>
          <w:ilvl w:val="0"/>
          <w:numId w:val="18"/>
        </w:numPr>
        <w:tabs>
          <w:tab w:val="left" w:pos="2490"/>
          <w:tab w:val="left" w:pos="8504"/>
        </w:tabs>
        <w:spacing w:beforeLines="24" w:before="57" w:afterLines="24" w:after="57" w:line="360" w:lineRule="auto"/>
        <w:jc w:val="both"/>
        <w:rPr>
          <w:rFonts w:ascii="Arial" w:eastAsia="Arial" w:hAnsi="Arial" w:cs="Arial"/>
          <w:b/>
          <w:sz w:val="24"/>
          <w:szCs w:val="24"/>
        </w:rPr>
      </w:pPr>
      <w:r w:rsidRPr="00945CAE">
        <w:rPr>
          <w:rFonts w:ascii="Arial" w:eastAsia="Arial" w:hAnsi="Arial" w:cs="Arial"/>
          <w:b/>
          <w:sz w:val="24"/>
          <w:szCs w:val="24"/>
        </w:rPr>
        <w:t xml:space="preserve">O planejamento da investigação criminal visa definir a estratégia metodológica que será adotada e estimar recursos, custos e prazo necessário para sua realização. </w:t>
      </w:r>
      <w:r w:rsidR="00945CAE">
        <w:rPr>
          <w:rFonts w:ascii="Arial" w:eastAsia="Arial" w:hAnsi="Arial" w:cs="Arial"/>
          <w:b/>
          <w:sz w:val="24"/>
          <w:szCs w:val="24"/>
        </w:rPr>
        <w:t xml:space="preserve">Considerando esta afirmativa, podemos </w:t>
      </w:r>
      <w:r w:rsidR="00311F6B">
        <w:rPr>
          <w:rFonts w:ascii="Arial" w:eastAsia="Arial" w:hAnsi="Arial" w:cs="Arial"/>
          <w:b/>
          <w:sz w:val="24"/>
          <w:szCs w:val="24"/>
        </w:rPr>
        <w:t>dizer</w:t>
      </w:r>
      <w:r w:rsidR="00945CAE">
        <w:rPr>
          <w:rFonts w:ascii="Arial" w:eastAsia="Arial" w:hAnsi="Arial" w:cs="Arial"/>
          <w:b/>
          <w:sz w:val="24"/>
          <w:szCs w:val="24"/>
        </w:rPr>
        <w:t xml:space="preserve"> que o conceito é:</w:t>
      </w:r>
    </w:p>
    <w:p w14:paraId="2986A950" w14:textId="6346DC36" w:rsidR="00945CAE" w:rsidRPr="00311F6B" w:rsidRDefault="00311F6B" w:rsidP="00945CAE">
      <w:pPr>
        <w:tabs>
          <w:tab w:val="left" w:pos="2490"/>
          <w:tab w:val="left" w:pos="8504"/>
        </w:tabs>
        <w:spacing w:beforeLines="24" w:before="57" w:afterLines="24" w:after="57" w:line="360" w:lineRule="auto"/>
        <w:jc w:val="both"/>
        <w:rPr>
          <w:rFonts w:ascii="Arial" w:eastAsia="Arial" w:hAnsi="Arial" w:cs="Arial"/>
          <w:sz w:val="24"/>
          <w:szCs w:val="24"/>
        </w:rPr>
      </w:pPr>
      <w:r w:rsidRPr="00311F6B">
        <w:rPr>
          <w:rFonts w:ascii="Arial" w:eastAsia="Arial" w:hAnsi="Arial" w:cs="Arial"/>
          <w:sz w:val="24"/>
          <w:szCs w:val="24"/>
        </w:rPr>
        <w:t>(</w:t>
      </w:r>
      <w:r w:rsidRPr="00311F6B">
        <w:rPr>
          <w:rFonts w:ascii="Arial" w:eastAsia="Arial" w:hAnsi="Arial" w:cs="Arial"/>
          <w:color w:val="FF0000"/>
          <w:sz w:val="24"/>
          <w:szCs w:val="24"/>
        </w:rPr>
        <w:t>X</w:t>
      </w:r>
      <w:r w:rsidRPr="00311F6B">
        <w:rPr>
          <w:rFonts w:ascii="Arial" w:eastAsia="Arial" w:hAnsi="Arial" w:cs="Arial"/>
          <w:sz w:val="24"/>
          <w:szCs w:val="24"/>
        </w:rPr>
        <w:t>) Verdadeiro.</w:t>
      </w:r>
    </w:p>
    <w:p w14:paraId="748C9E39" w14:textId="57F4BEC1" w:rsidR="00311F6B" w:rsidRPr="00311F6B" w:rsidRDefault="00311F6B" w:rsidP="00945CAE">
      <w:pPr>
        <w:tabs>
          <w:tab w:val="left" w:pos="2490"/>
          <w:tab w:val="left" w:pos="8504"/>
        </w:tabs>
        <w:spacing w:beforeLines="24" w:before="57" w:afterLines="24" w:after="57" w:line="360" w:lineRule="auto"/>
        <w:jc w:val="both"/>
        <w:rPr>
          <w:rFonts w:ascii="Arial" w:eastAsia="Arial" w:hAnsi="Arial" w:cs="Arial"/>
          <w:sz w:val="24"/>
          <w:szCs w:val="24"/>
        </w:rPr>
      </w:pPr>
      <w:r w:rsidRPr="00311F6B">
        <w:rPr>
          <w:rFonts w:ascii="Arial" w:eastAsia="Arial" w:hAnsi="Arial" w:cs="Arial"/>
          <w:sz w:val="24"/>
          <w:szCs w:val="24"/>
        </w:rPr>
        <w:t>(   ) Falso.</w:t>
      </w:r>
    </w:p>
    <w:p w14:paraId="02F47C69" w14:textId="77777777" w:rsidR="00945CAE" w:rsidRDefault="00945CAE" w:rsidP="00945CAE">
      <w:pPr>
        <w:pStyle w:val="PargrafodaLista"/>
        <w:tabs>
          <w:tab w:val="left" w:pos="2490"/>
          <w:tab w:val="left" w:pos="8504"/>
        </w:tabs>
        <w:spacing w:beforeLines="24" w:before="57" w:afterLines="24" w:after="57" w:line="360" w:lineRule="auto"/>
        <w:ind w:left="76"/>
        <w:jc w:val="both"/>
        <w:rPr>
          <w:rFonts w:ascii="Arial" w:eastAsia="Arial" w:hAnsi="Arial" w:cs="Arial"/>
          <w:b/>
          <w:sz w:val="24"/>
          <w:szCs w:val="24"/>
        </w:rPr>
      </w:pPr>
    </w:p>
    <w:p w14:paraId="05473F1C" w14:textId="4A5D9C63" w:rsidR="00057451" w:rsidRDefault="00057451" w:rsidP="00945CAE">
      <w:pPr>
        <w:pStyle w:val="PargrafodaLista"/>
        <w:numPr>
          <w:ilvl w:val="0"/>
          <w:numId w:val="18"/>
        </w:numPr>
        <w:tabs>
          <w:tab w:val="left" w:pos="2490"/>
          <w:tab w:val="left" w:pos="8504"/>
        </w:tabs>
        <w:spacing w:beforeLines="24" w:before="57" w:afterLines="24" w:after="57" w:line="360" w:lineRule="auto"/>
        <w:jc w:val="both"/>
        <w:rPr>
          <w:rFonts w:ascii="Arial" w:eastAsia="Arial" w:hAnsi="Arial" w:cs="Arial"/>
          <w:b/>
          <w:sz w:val="24"/>
          <w:szCs w:val="24"/>
        </w:rPr>
      </w:pPr>
      <w:r w:rsidRPr="00945CAE">
        <w:rPr>
          <w:rFonts w:ascii="Arial" w:eastAsia="Arial" w:hAnsi="Arial" w:cs="Arial"/>
          <w:b/>
          <w:sz w:val="24"/>
          <w:szCs w:val="24"/>
        </w:rPr>
        <w:t>Deve ser elaborado um cronograma mínimo contendo as tarefas e o pra</w:t>
      </w:r>
      <w:r w:rsidR="00311F6B">
        <w:rPr>
          <w:rFonts w:ascii="Arial" w:eastAsia="Arial" w:hAnsi="Arial" w:cs="Arial"/>
          <w:b/>
          <w:sz w:val="24"/>
          <w:szCs w:val="24"/>
        </w:rPr>
        <w:t>zo da execução. Este</w:t>
      </w:r>
      <w:r w:rsidRPr="00945CAE">
        <w:rPr>
          <w:rFonts w:ascii="Arial" w:eastAsia="Arial" w:hAnsi="Arial" w:cs="Arial"/>
          <w:b/>
          <w:sz w:val="24"/>
          <w:szCs w:val="24"/>
        </w:rPr>
        <w:t xml:space="preserve"> cronograma </w:t>
      </w:r>
      <w:r w:rsidR="009979D4">
        <w:rPr>
          <w:rFonts w:ascii="Arial" w:eastAsia="Arial" w:hAnsi="Arial" w:cs="Arial"/>
          <w:b/>
          <w:sz w:val="24"/>
          <w:szCs w:val="24"/>
        </w:rPr>
        <w:t xml:space="preserve">não </w:t>
      </w:r>
      <w:r w:rsidRPr="00945CAE">
        <w:rPr>
          <w:rFonts w:ascii="Arial" w:eastAsia="Arial" w:hAnsi="Arial" w:cs="Arial"/>
          <w:b/>
          <w:sz w:val="24"/>
          <w:szCs w:val="24"/>
        </w:rPr>
        <w:t>permite a organização das ta</w:t>
      </w:r>
      <w:r w:rsidR="00311F6B">
        <w:rPr>
          <w:rFonts w:ascii="Arial" w:eastAsia="Arial" w:hAnsi="Arial" w:cs="Arial"/>
          <w:b/>
          <w:sz w:val="24"/>
          <w:szCs w:val="24"/>
        </w:rPr>
        <w:t>refas e a alocação de recurso, pois h</w:t>
      </w:r>
      <w:r w:rsidRPr="00945CAE">
        <w:rPr>
          <w:rFonts w:ascii="Arial" w:eastAsia="Arial" w:hAnsi="Arial" w:cs="Arial"/>
          <w:b/>
          <w:sz w:val="24"/>
          <w:szCs w:val="24"/>
        </w:rPr>
        <w:t xml:space="preserve">avendo um plano de trabalho, haverá um rumo a ser tomado e um tempo a ser considerado. </w:t>
      </w:r>
      <w:r w:rsidR="00311F6B">
        <w:rPr>
          <w:rFonts w:ascii="Arial" w:eastAsia="Arial" w:hAnsi="Arial" w:cs="Arial"/>
          <w:b/>
          <w:sz w:val="24"/>
          <w:szCs w:val="24"/>
        </w:rPr>
        <w:t>Considerando esta afirmativa, podemos dizer que o conceito é:</w:t>
      </w:r>
    </w:p>
    <w:p w14:paraId="1D24A6C9" w14:textId="6206532C" w:rsidR="00311F6B" w:rsidRPr="00311F6B" w:rsidRDefault="00311F6B" w:rsidP="00311F6B">
      <w:pPr>
        <w:pStyle w:val="PargrafodaLista"/>
        <w:tabs>
          <w:tab w:val="left" w:pos="2490"/>
          <w:tab w:val="left" w:pos="8504"/>
        </w:tabs>
        <w:spacing w:beforeLines="24" w:before="57" w:afterLines="24" w:after="57" w:line="360" w:lineRule="auto"/>
        <w:ind w:left="76"/>
        <w:jc w:val="both"/>
        <w:rPr>
          <w:rFonts w:ascii="Arial" w:eastAsia="Arial" w:hAnsi="Arial" w:cs="Arial"/>
          <w:sz w:val="24"/>
          <w:szCs w:val="24"/>
        </w:rPr>
      </w:pPr>
      <w:r w:rsidRPr="00311F6B">
        <w:rPr>
          <w:rFonts w:ascii="Arial" w:eastAsia="Arial" w:hAnsi="Arial" w:cs="Arial"/>
          <w:sz w:val="24"/>
          <w:szCs w:val="24"/>
        </w:rPr>
        <w:t>(</w:t>
      </w:r>
      <w:r>
        <w:rPr>
          <w:rFonts w:ascii="Arial" w:eastAsia="Arial" w:hAnsi="Arial" w:cs="Arial"/>
          <w:color w:val="FF0000"/>
          <w:sz w:val="24"/>
          <w:szCs w:val="24"/>
        </w:rPr>
        <w:t xml:space="preserve">  </w:t>
      </w:r>
      <w:r w:rsidRPr="00311F6B">
        <w:rPr>
          <w:rFonts w:ascii="Arial" w:eastAsia="Arial" w:hAnsi="Arial" w:cs="Arial"/>
          <w:sz w:val="24"/>
          <w:szCs w:val="24"/>
        </w:rPr>
        <w:t>) Verdadeiro.</w:t>
      </w:r>
    </w:p>
    <w:p w14:paraId="221F26B7" w14:textId="00477A02" w:rsidR="00311F6B" w:rsidRPr="00311F6B" w:rsidRDefault="00311F6B" w:rsidP="00311F6B">
      <w:pPr>
        <w:pStyle w:val="PargrafodaLista"/>
        <w:tabs>
          <w:tab w:val="left" w:pos="2490"/>
          <w:tab w:val="left" w:pos="8504"/>
        </w:tabs>
        <w:spacing w:beforeLines="24" w:before="57" w:afterLines="24" w:after="57" w:line="360" w:lineRule="auto"/>
        <w:ind w:left="76"/>
        <w:jc w:val="both"/>
        <w:rPr>
          <w:rFonts w:ascii="Arial" w:eastAsia="Arial" w:hAnsi="Arial" w:cs="Arial"/>
          <w:sz w:val="24"/>
          <w:szCs w:val="24"/>
        </w:rPr>
      </w:pPr>
      <w:r>
        <w:rPr>
          <w:rFonts w:ascii="Arial" w:eastAsia="Arial" w:hAnsi="Arial" w:cs="Arial"/>
          <w:sz w:val="24"/>
          <w:szCs w:val="24"/>
        </w:rPr>
        <w:t>(</w:t>
      </w:r>
      <w:r w:rsidRPr="00311F6B">
        <w:rPr>
          <w:rFonts w:ascii="Arial" w:eastAsia="Arial" w:hAnsi="Arial" w:cs="Arial"/>
          <w:color w:val="FF0000"/>
          <w:sz w:val="24"/>
          <w:szCs w:val="24"/>
        </w:rPr>
        <w:t>X</w:t>
      </w:r>
      <w:r w:rsidRPr="00311F6B">
        <w:rPr>
          <w:rFonts w:ascii="Arial" w:eastAsia="Arial" w:hAnsi="Arial" w:cs="Arial"/>
          <w:sz w:val="24"/>
          <w:szCs w:val="24"/>
        </w:rPr>
        <w:t>) Falso.</w:t>
      </w:r>
    </w:p>
    <w:p w14:paraId="2EF8E2E1" w14:textId="77777777" w:rsidR="00311F6B" w:rsidRDefault="00311F6B" w:rsidP="00311F6B">
      <w:pPr>
        <w:pStyle w:val="PargrafodaLista"/>
        <w:tabs>
          <w:tab w:val="left" w:pos="2490"/>
          <w:tab w:val="left" w:pos="8504"/>
        </w:tabs>
        <w:spacing w:beforeLines="24" w:before="57" w:afterLines="24" w:after="57" w:line="360" w:lineRule="auto"/>
        <w:ind w:left="76"/>
        <w:jc w:val="both"/>
        <w:rPr>
          <w:rFonts w:ascii="Arial" w:eastAsia="Arial" w:hAnsi="Arial" w:cs="Arial"/>
          <w:b/>
          <w:sz w:val="24"/>
          <w:szCs w:val="24"/>
        </w:rPr>
      </w:pPr>
    </w:p>
    <w:p w14:paraId="1F2D316B" w14:textId="38FF3455" w:rsidR="00057451" w:rsidRDefault="00311F6B" w:rsidP="00311F6B">
      <w:pPr>
        <w:tabs>
          <w:tab w:val="left" w:pos="2490"/>
          <w:tab w:val="left" w:pos="8504"/>
        </w:tabs>
        <w:spacing w:beforeLines="24" w:before="57" w:afterLines="24" w:after="57" w:line="360" w:lineRule="auto"/>
        <w:ind w:left="-284"/>
        <w:jc w:val="both"/>
        <w:rPr>
          <w:rFonts w:ascii="Arial" w:eastAsia="Arial" w:hAnsi="Arial" w:cs="Arial"/>
          <w:b/>
          <w:sz w:val="24"/>
          <w:szCs w:val="24"/>
        </w:rPr>
      </w:pPr>
      <w:r>
        <w:rPr>
          <w:rFonts w:ascii="Arial" w:eastAsia="Arial" w:hAnsi="Arial" w:cs="Arial"/>
          <w:b/>
          <w:sz w:val="24"/>
          <w:szCs w:val="24"/>
        </w:rPr>
        <w:t>3</w:t>
      </w:r>
      <w:r w:rsidR="00057451" w:rsidRPr="0068691B">
        <w:rPr>
          <w:rFonts w:ascii="Arial" w:eastAsia="Arial" w:hAnsi="Arial" w:cs="Arial"/>
          <w:b/>
          <w:sz w:val="24"/>
          <w:szCs w:val="24"/>
        </w:rPr>
        <w:t xml:space="preserve">. </w:t>
      </w:r>
      <w:r w:rsidR="00057451">
        <w:rPr>
          <w:rFonts w:ascii="Arial" w:eastAsia="Arial" w:hAnsi="Arial" w:cs="Arial"/>
          <w:b/>
          <w:sz w:val="24"/>
          <w:szCs w:val="24"/>
        </w:rPr>
        <w:t>An</w:t>
      </w:r>
      <w:r w:rsidR="00082DF4">
        <w:rPr>
          <w:rFonts w:ascii="Arial" w:eastAsia="Arial" w:hAnsi="Arial" w:cs="Arial"/>
          <w:b/>
          <w:sz w:val="24"/>
          <w:szCs w:val="24"/>
        </w:rPr>
        <w:t>a</w:t>
      </w:r>
      <w:r w:rsidR="00057451">
        <w:rPr>
          <w:rFonts w:ascii="Arial" w:eastAsia="Arial" w:hAnsi="Arial" w:cs="Arial"/>
          <w:b/>
          <w:sz w:val="24"/>
          <w:szCs w:val="24"/>
        </w:rPr>
        <w:t>lise as afirmativas a seguir.</w:t>
      </w:r>
    </w:p>
    <w:p w14:paraId="23CD8B5F" w14:textId="77777777" w:rsidR="00057451" w:rsidRDefault="00057451" w:rsidP="00057451">
      <w:pPr>
        <w:tabs>
          <w:tab w:val="left" w:pos="2490"/>
          <w:tab w:val="left" w:pos="8504"/>
        </w:tabs>
        <w:spacing w:beforeLines="24" w:before="57" w:afterLines="24" w:after="57" w:line="360" w:lineRule="auto"/>
        <w:ind w:left="567"/>
        <w:jc w:val="both"/>
        <w:rPr>
          <w:rFonts w:ascii="Arial" w:eastAsia="Arial" w:hAnsi="Arial" w:cs="Arial"/>
          <w:sz w:val="24"/>
          <w:szCs w:val="24"/>
        </w:rPr>
      </w:pPr>
    </w:p>
    <w:p w14:paraId="1F688984" w14:textId="77777777" w:rsidR="00057451" w:rsidRDefault="00057451" w:rsidP="009979D4">
      <w:pPr>
        <w:tabs>
          <w:tab w:val="left" w:pos="8504"/>
        </w:tabs>
        <w:spacing w:beforeLines="24" w:before="57" w:afterLines="24" w:after="57" w:line="360" w:lineRule="auto"/>
        <w:ind w:left="-284"/>
        <w:jc w:val="both"/>
        <w:rPr>
          <w:rFonts w:ascii="Arial" w:eastAsia="Arial" w:hAnsi="Arial" w:cs="Arial"/>
          <w:sz w:val="24"/>
          <w:szCs w:val="24"/>
        </w:rPr>
      </w:pPr>
      <w:r>
        <w:rPr>
          <w:rFonts w:ascii="Arial" w:eastAsia="Arial" w:hAnsi="Arial" w:cs="Arial"/>
          <w:sz w:val="24"/>
          <w:szCs w:val="24"/>
        </w:rPr>
        <w:t>“</w:t>
      </w:r>
      <w:r w:rsidRPr="0068691B">
        <w:rPr>
          <w:rFonts w:ascii="Arial" w:eastAsia="Arial" w:hAnsi="Arial" w:cs="Arial"/>
          <w:sz w:val="24"/>
          <w:szCs w:val="24"/>
        </w:rPr>
        <w:t>No planejamento da investigação criminal</w:t>
      </w:r>
      <w:r>
        <w:rPr>
          <w:rFonts w:ascii="Arial" w:eastAsia="Arial" w:hAnsi="Arial" w:cs="Arial"/>
          <w:sz w:val="24"/>
          <w:szCs w:val="24"/>
        </w:rPr>
        <w:t xml:space="preserve">, </w:t>
      </w:r>
      <w:r w:rsidRPr="0068691B">
        <w:rPr>
          <w:rFonts w:ascii="Arial" w:eastAsia="Arial" w:hAnsi="Arial" w:cs="Arial"/>
          <w:sz w:val="24"/>
          <w:szCs w:val="24"/>
        </w:rPr>
        <w:t>a análise preliminar consiste no levantamento de informações que sejam relevantes para o conhecimento inicial das características do fato noticiado.</w:t>
      </w:r>
      <w:r>
        <w:rPr>
          <w:rFonts w:ascii="Arial" w:eastAsia="Arial" w:hAnsi="Arial" w:cs="Arial"/>
          <w:sz w:val="24"/>
          <w:szCs w:val="24"/>
        </w:rPr>
        <w:t>”</w:t>
      </w:r>
    </w:p>
    <w:p w14:paraId="08354EBC" w14:textId="77777777" w:rsidR="009979D4" w:rsidRDefault="009979D4" w:rsidP="009979D4">
      <w:pPr>
        <w:tabs>
          <w:tab w:val="left" w:pos="8504"/>
        </w:tabs>
        <w:spacing w:beforeLines="24" w:before="57" w:afterLines="24" w:after="57" w:line="360" w:lineRule="auto"/>
        <w:ind w:left="-284"/>
        <w:jc w:val="both"/>
        <w:rPr>
          <w:rFonts w:ascii="Arial" w:hAnsi="Arial" w:cs="Arial"/>
          <w:sz w:val="24"/>
          <w:szCs w:val="24"/>
        </w:rPr>
      </w:pPr>
    </w:p>
    <w:p w14:paraId="087043CE" w14:textId="0CE33DD4" w:rsidR="00057451" w:rsidRPr="0068691B" w:rsidRDefault="00057451" w:rsidP="009979D4">
      <w:pPr>
        <w:tabs>
          <w:tab w:val="left" w:pos="8504"/>
        </w:tabs>
        <w:spacing w:beforeLines="24" w:before="57" w:afterLines="24" w:after="57" w:line="360" w:lineRule="auto"/>
        <w:ind w:left="-284"/>
        <w:jc w:val="both"/>
        <w:rPr>
          <w:rFonts w:ascii="Arial" w:hAnsi="Arial" w:cs="Arial"/>
          <w:sz w:val="24"/>
          <w:szCs w:val="24"/>
        </w:rPr>
      </w:pPr>
      <w:r>
        <w:rPr>
          <w:rFonts w:ascii="Arial" w:hAnsi="Arial" w:cs="Arial"/>
          <w:sz w:val="24"/>
          <w:szCs w:val="24"/>
        </w:rPr>
        <w:t>“</w:t>
      </w:r>
      <w:r w:rsidRPr="0068691B">
        <w:rPr>
          <w:rFonts w:ascii="Arial" w:hAnsi="Arial" w:cs="Arial"/>
          <w:sz w:val="24"/>
          <w:szCs w:val="24"/>
        </w:rPr>
        <w:t>Para saber se determinado fato configura o tipo penal denominado de estupro</w:t>
      </w:r>
      <w:r w:rsidR="00082DF4">
        <w:rPr>
          <w:rFonts w:ascii="Arial" w:hAnsi="Arial" w:cs="Arial"/>
          <w:sz w:val="24"/>
          <w:szCs w:val="24"/>
        </w:rPr>
        <w:t>,</w:t>
      </w:r>
      <w:r w:rsidRPr="0068691B">
        <w:rPr>
          <w:rFonts w:ascii="Arial" w:hAnsi="Arial" w:cs="Arial"/>
          <w:sz w:val="24"/>
          <w:szCs w:val="24"/>
        </w:rPr>
        <w:t xml:space="preserve"> a equipe de investigação deve recorrer apenas à história de vida da vítima.</w:t>
      </w:r>
      <w:r>
        <w:rPr>
          <w:rFonts w:ascii="Arial" w:hAnsi="Arial" w:cs="Arial"/>
          <w:sz w:val="24"/>
          <w:szCs w:val="24"/>
        </w:rPr>
        <w:t>”</w:t>
      </w:r>
    </w:p>
    <w:p w14:paraId="55E5E7D0" w14:textId="77777777" w:rsidR="00057451" w:rsidRPr="0068691B" w:rsidRDefault="00057451" w:rsidP="00057451">
      <w:pPr>
        <w:tabs>
          <w:tab w:val="left" w:pos="8504"/>
        </w:tabs>
        <w:spacing w:beforeLines="24" w:before="57" w:afterLines="24" w:after="57" w:line="360" w:lineRule="auto"/>
        <w:ind w:left="567"/>
        <w:jc w:val="both"/>
        <w:rPr>
          <w:rFonts w:ascii="Arial" w:eastAsia="Times New Roman" w:hAnsi="Arial" w:cs="Arial"/>
          <w:sz w:val="24"/>
          <w:szCs w:val="24"/>
        </w:rPr>
      </w:pPr>
    </w:p>
    <w:p w14:paraId="6FFAF651" w14:textId="77777777" w:rsidR="00057451" w:rsidRPr="00067768" w:rsidRDefault="00057451" w:rsidP="009979D4">
      <w:pPr>
        <w:tabs>
          <w:tab w:val="left" w:pos="2490"/>
          <w:tab w:val="left" w:pos="8504"/>
        </w:tabs>
        <w:spacing w:beforeLines="24" w:before="57" w:afterLines="24" w:after="57" w:line="360" w:lineRule="auto"/>
        <w:ind w:left="-426" w:firstLine="142"/>
        <w:jc w:val="both"/>
        <w:rPr>
          <w:rFonts w:ascii="Arial" w:eastAsia="Arial" w:hAnsi="Arial" w:cs="Arial"/>
          <w:b/>
          <w:sz w:val="24"/>
          <w:szCs w:val="24"/>
        </w:rPr>
      </w:pPr>
      <w:r w:rsidRPr="00067768">
        <w:rPr>
          <w:rFonts w:ascii="Arial" w:eastAsia="Arial" w:hAnsi="Arial" w:cs="Arial"/>
          <w:b/>
          <w:sz w:val="24"/>
          <w:szCs w:val="24"/>
        </w:rPr>
        <w:t>Sobre essas duas afirmativas, é correto afirmar que:</w:t>
      </w:r>
    </w:p>
    <w:p w14:paraId="09C886E0" w14:textId="77777777" w:rsidR="00057451" w:rsidRPr="0068691B" w:rsidRDefault="00057451" w:rsidP="00057451">
      <w:pPr>
        <w:tabs>
          <w:tab w:val="left" w:pos="2490"/>
          <w:tab w:val="left" w:pos="8504"/>
        </w:tabs>
        <w:spacing w:beforeLines="24" w:before="57" w:afterLines="24" w:after="57" w:line="360" w:lineRule="auto"/>
        <w:ind w:left="567"/>
        <w:jc w:val="both"/>
        <w:rPr>
          <w:rFonts w:ascii="Arial" w:eastAsia="Arial" w:hAnsi="Arial" w:cs="Arial"/>
          <w:sz w:val="24"/>
          <w:szCs w:val="24"/>
        </w:rPr>
      </w:pPr>
    </w:p>
    <w:p w14:paraId="29791FE4" w14:textId="77777777" w:rsidR="00BB5200" w:rsidRDefault="00BB5200" w:rsidP="00BB5200">
      <w:pPr>
        <w:tabs>
          <w:tab w:val="left" w:pos="2490"/>
          <w:tab w:val="left" w:pos="8504"/>
        </w:tabs>
        <w:spacing w:beforeLines="24" w:before="57" w:afterLines="24" w:after="57" w:line="360" w:lineRule="auto"/>
        <w:ind w:hanging="142"/>
        <w:jc w:val="both"/>
        <w:rPr>
          <w:rFonts w:ascii="Arial" w:eastAsia="Arial" w:hAnsi="Arial" w:cs="Arial"/>
          <w:sz w:val="24"/>
          <w:szCs w:val="24"/>
        </w:rPr>
      </w:pPr>
      <w:r>
        <w:rPr>
          <w:rFonts w:ascii="Arial" w:eastAsia="Arial" w:hAnsi="Arial" w:cs="Arial"/>
          <w:sz w:val="24"/>
          <w:szCs w:val="24"/>
        </w:rPr>
        <w:t xml:space="preserve">(  ) </w:t>
      </w:r>
      <w:r w:rsidR="00057451" w:rsidRPr="00BB5200">
        <w:rPr>
          <w:rFonts w:ascii="Arial" w:eastAsia="Arial" w:hAnsi="Arial" w:cs="Arial"/>
          <w:sz w:val="24"/>
          <w:szCs w:val="24"/>
        </w:rPr>
        <w:t xml:space="preserve">As duas são verdadeiras, e a segunda é uma justificativa correta da primeira.  </w:t>
      </w:r>
    </w:p>
    <w:p w14:paraId="251CE3E4" w14:textId="77777777" w:rsidR="00BB5200" w:rsidRDefault="00BB5200" w:rsidP="00BB5200">
      <w:pPr>
        <w:tabs>
          <w:tab w:val="left" w:pos="2490"/>
          <w:tab w:val="left" w:pos="8504"/>
        </w:tabs>
        <w:spacing w:beforeLines="24" w:before="57" w:afterLines="24" w:after="57" w:line="360" w:lineRule="auto"/>
        <w:ind w:hanging="142"/>
        <w:jc w:val="both"/>
        <w:rPr>
          <w:rFonts w:ascii="Arial" w:eastAsia="Arial" w:hAnsi="Arial" w:cs="Arial"/>
          <w:sz w:val="24"/>
          <w:szCs w:val="24"/>
        </w:rPr>
      </w:pPr>
      <w:r>
        <w:rPr>
          <w:rFonts w:ascii="Arial" w:eastAsia="Arial" w:hAnsi="Arial" w:cs="Arial"/>
          <w:sz w:val="24"/>
          <w:szCs w:val="24"/>
        </w:rPr>
        <w:t xml:space="preserve">(  ) </w:t>
      </w:r>
      <w:r w:rsidR="00057451" w:rsidRPr="00BB5200">
        <w:rPr>
          <w:rFonts w:ascii="Arial" w:eastAsia="Arial" w:hAnsi="Arial" w:cs="Arial"/>
          <w:sz w:val="24"/>
          <w:szCs w:val="24"/>
        </w:rPr>
        <w:t>As duas são verdadeiras, mas não estabelecem relação entre si.</w:t>
      </w:r>
    </w:p>
    <w:p w14:paraId="798DF3AA" w14:textId="77777777" w:rsidR="00BB5200" w:rsidRDefault="00BB5200" w:rsidP="00BB5200">
      <w:pPr>
        <w:tabs>
          <w:tab w:val="left" w:pos="2490"/>
          <w:tab w:val="left" w:pos="8504"/>
        </w:tabs>
        <w:spacing w:beforeLines="24" w:before="57" w:afterLines="24" w:after="57" w:line="360" w:lineRule="auto"/>
        <w:ind w:hanging="142"/>
        <w:jc w:val="both"/>
        <w:rPr>
          <w:rFonts w:ascii="Arial" w:eastAsia="Arial" w:hAnsi="Arial" w:cs="Arial"/>
          <w:sz w:val="24"/>
          <w:szCs w:val="24"/>
        </w:rPr>
      </w:pPr>
      <w:r w:rsidRPr="00BB5200">
        <w:rPr>
          <w:rFonts w:ascii="Arial" w:eastAsia="Arial" w:hAnsi="Arial" w:cs="Arial"/>
          <w:sz w:val="24"/>
          <w:szCs w:val="24"/>
        </w:rPr>
        <w:lastRenderedPageBreak/>
        <w:t xml:space="preserve">(   ) </w:t>
      </w:r>
      <w:r w:rsidR="00057451" w:rsidRPr="00BB5200">
        <w:rPr>
          <w:rFonts w:ascii="Arial" w:eastAsia="Arial" w:hAnsi="Arial" w:cs="Arial"/>
          <w:sz w:val="24"/>
          <w:szCs w:val="24"/>
        </w:rPr>
        <w:t>A primeira é uma afirmativa falsa; e a segunda, verdadeira.</w:t>
      </w:r>
    </w:p>
    <w:p w14:paraId="39151E2C" w14:textId="55C9CB39" w:rsidR="00057451" w:rsidRPr="00BB5200" w:rsidRDefault="00BB5200" w:rsidP="00BB5200">
      <w:pPr>
        <w:tabs>
          <w:tab w:val="left" w:pos="2490"/>
          <w:tab w:val="left" w:pos="8504"/>
        </w:tabs>
        <w:spacing w:beforeLines="24" w:before="57" w:afterLines="24" w:after="57" w:line="360" w:lineRule="auto"/>
        <w:ind w:hanging="142"/>
        <w:jc w:val="both"/>
        <w:rPr>
          <w:rFonts w:ascii="Arial" w:eastAsia="Arial" w:hAnsi="Arial" w:cs="Arial"/>
          <w:sz w:val="24"/>
          <w:szCs w:val="24"/>
        </w:rPr>
      </w:pPr>
      <w:r w:rsidRPr="00BB5200">
        <w:rPr>
          <w:rFonts w:ascii="Arial" w:eastAsia="Arial" w:hAnsi="Arial" w:cs="Arial"/>
          <w:sz w:val="24"/>
          <w:szCs w:val="24"/>
        </w:rPr>
        <w:t>(</w:t>
      </w:r>
      <w:r w:rsidRPr="00BB5200">
        <w:rPr>
          <w:rFonts w:ascii="Arial" w:eastAsia="Arial" w:hAnsi="Arial" w:cs="Arial"/>
          <w:color w:val="FF0000"/>
          <w:sz w:val="24"/>
          <w:szCs w:val="24"/>
        </w:rPr>
        <w:t>X</w:t>
      </w:r>
      <w:r w:rsidRPr="00BB5200">
        <w:rPr>
          <w:rFonts w:ascii="Arial" w:eastAsia="Arial" w:hAnsi="Arial" w:cs="Arial"/>
          <w:sz w:val="24"/>
          <w:szCs w:val="24"/>
        </w:rPr>
        <w:t xml:space="preserve">) </w:t>
      </w:r>
      <w:r w:rsidR="00057451" w:rsidRPr="00BB5200">
        <w:rPr>
          <w:rFonts w:ascii="Arial" w:eastAsia="Arial" w:hAnsi="Arial" w:cs="Arial"/>
          <w:color w:val="auto"/>
          <w:sz w:val="24"/>
          <w:szCs w:val="24"/>
        </w:rPr>
        <w:t>A primeira é uma afi</w:t>
      </w:r>
      <w:r w:rsidRPr="00BB5200">
        <w:rPr>
          <w:rFonts w:ascii="Arial" w:eastAsia="Arial" w:hAnsi="Arial" w:cs="Arial"/>
          <w:color w:val="auto"/>
          <w:sz w:val="24"/>
          <w:szCs w:val="24"/>
        </w:rPr>
        <w:t>rmativa verdadeira; e a segunda</w:t>
      </w:r>
      <w:r w:rsidR="00057451" w:rsidRPr="00BB5200">
        <w:rPr>
          <w:rFonts w:ascii="Arial" w:eastAsia="Arial" w:hAnsi="Arial" w:cs="Arial"/>
          <w:color w:val="auto"/>
          <w:sz w:val="24"/>
          <w:szCs w:val="24"/>
        </w:rPr>
        <w:t xml:space="preserve"> falsa.</w:t>
      </w:r>
    </w:p>
    <w:p w14:paraId="7A3355DF" w14:textId="04C7A29F" w:rsidR="00057451" w:rsidRPr="00BB5200" w:rsidRDefault="00BB5200" w:rsidP="00BB5200">
      <w:pPr>
        <w:tabs>
          <w:tab w:val="left" w:pos="2490"/>
          <w:tab w:val="left" w:pos="8504"/>
        </w:tabs>
        <w:spacing w:beforeLines="24" w:before="57" w:afterLines="24" w:after="57" w:line="360" w:lineRule="auto"/>
        <w:ind w:hanging="142"/>
        <w:jc w:val="both"/>
        <w:rPr>
          <w:rFonts w:ascii="Arial" w:eastAsia="Arial" w:hAnsi="Arial" w:cs="Arial"/>
          <w:sz w:val="24"/>
          <w:szCs w:val="24"/>
        </w:rPr>
      </w:pPr>
      <w:r>
        <w:rPr>
          <w:rFonts w:ascii="Arial" w:eastAsia="Arial" w:hAnsi="Arial" w:cs="Arial"/>
          <w:sz w:val="24"/>
          <w:szCs w:val="24"/>
        </w:rPr>
        <w:t>(   )</w:t>
      </w:r>
      <w:r w:rsidR="00082DF4">
        <w:rPr>
          <w:rFonts w:ascii="Arial" w:eastAsia="Arial" w:hAnsi="Arial" w:cs="Arial"/>
          <w:sz w:val="24"/>
          <w:szCs w:val="24"/>
        </w:rPr>
        <w:t xml:space="preserve"> </w:t>
      </w:r>
      <w:r w:rsidR="00057451" w:rsidRPr="00BB5200">
        <w:rPr>
          <w:rFonts w:ascii="Arial" w:eastAsia="Arial" w:hAnsi="Arial" w:cs="Arial"/>
          <w:sz w:val="24"/>
          <w:szCs w:val="24"/>
        </w:rPr>
        <w:t>As duas são afirmativas falsas.</w:t>
      </w:r>
    </w:p>
    <w:p w14:paraId="1E724EB0" w14:textId="77777777" w:rsidR="00057451" w:rsidRPr="0068691B" w:rsidRDefault="00057451" w:rsidP="009979D4">
      <w:pPr>
        <w:tabs>
          <w:tab w:val="left" w:pos="2490"/>
          <w:tab w:val="left" w:pos="8504"/>
        </w:tabs>
        <w:spacing w:beforeLines="24" w:before="57" w:afterLines="24" w:after="57" w:line="360" w:lineRule="auto"/>
        <w:ind w:left="142"/>
        <w:jc w:val="both"/>
        <w:rPr>
          <w:rFonts w:ascii="Arial" w:eastAsia="Arial" w:hAnsi="Arial" w:cs="Arial"/>
          <w:b/>
          <w:sz w:val="24"/>
          <w:szCs w:val="24"/>
        </w:rPr>
      </w:pPr>
    </w:p>
    <w:p w14:paraId="22418763" w14:textId="38DEE2A1" w:rsidR="00057451" w:rsidRPr="00067768" w:rsidRDefault="009979D4" w:rsidP="009979D4">
      <w:pPr>
        <w:tabs>
          <w:tab w:val="left" w:pos="2490"/>
          <w:tab w:val="left" w:pos="8504"/>
        </w:tabs>
        <w:spacing w:beforeLines="24" w:before="57" w:afterLines="24" w:after="57" w:line="360" w:lineRule="auto"/>
        <w:ind w:left="-142"/>
        <w:jc w:val="both"/>
        <w:rPr>
          <w:rFonts w:ascii="Arial" w:eastAsia="Arial" w:hAnsi="Arial" w:cs="Arial"/>
          <w:b/>
          <w:sz w:val="24"/>
          <w:szCs w:val="24"/>
        </w:rPr>
      </w:pPr>
      <w:r>
        <w:rPr>
          <w:rFonts w:ascii="Arial" w:eastAsia="Arial" w:hAnsi="Arial" w:cs="Arial"/>
          <w:b/>
          <w:sz w:val="24"/>
          <w:szCs w:val="24"/>
        </w:rPr>
        <w:t>4</w:t>
      </w:r>
      <w:r w:rsidR="00057451" w:rsidRPr="003E23CF">
        <w:rPr>
          <w:rFonts w:ascii="Arial" w:eastAsia="Arial" w:hAnsi="Arial" w:cs="Arial"/>
          <w:b/>
          <w:sz w:val="24"/>
          <w:szCs w:val="24"/>
        </w:rPr>
        <w:t>. Leia o texto abaixo e marque a alternativa correta:</w:t>
      </w:r>
    </w:p>
    <w:p w14:paraId="46F3A573" w14:textId="77777777" w:rsidR="00057451" w:rsidRPr="0068691B" w:rsidRDefault="00057451" w:rsidP="009979D4">
      <w:pPr>
        <w:tabs>
          <w:tab w:val="left" w:pos="2490"/>
          <w:tab w:val="left" w:pos="8504"/>
        </w:tabs>
        <w:spacing w:beforeLines="24" w:before="57" w:afterLines="24" w:after="57" w:line="360" w:lineRule="auto"/>
        <w:ind w:left="-142"/>
        <w:jc w:val="both"/>
        <w:rPr>
          <w:rFonts w:ascii="Arial" w:eastAsia="Arial" w:hAnsi="Arial" w:cs="Arial"/>
          <w:b/>
          <w:sz w:val="24"/>
          <w:szCs w:val="24"/>
        </w:rPr>
      </w:pPr>
    </w:p>
    <w:p w14:paraId="0C1F075F" w14:textId="79B64E81" w:rsidR="00057451" w:rsidRPr="0068691B" w:rsidRDefault="00057451" w:rsidP="009979D4">
      <w:pPr>
        <w:tabs>
          <w:tab w:val="left" w:pos="8504"/>
        </w:tabs>
        <w:spacing w:beforeLines="24" w:before="57" w:afterLines="24" w:after="57" w:line="360" w:lineRule="auto"/>
        <w:ind w:left="-142"/>
        <w:jc w:val="both"/>
        <w:rPr>
          <w:rFonts w:ascii="Arial" w:eastAsia="Arial" w:hAnsi="Arial" w:cs="Arial"/>
          <w:color w:val="000000"/>
          <w:sz w:val="24"/>
          <w:szCs w:val="24"/>
        </w:rPr>
      </w:pPr>
      <w:r w:rsidRPr="0068691B">
        <w:rPr>
          <w:rFonts w:ascii="Arial" w:eastAsia="Arial" w:hAnsi="Arial" w:cs="Arial"/>
          <w:color w:val="000000"/>
          <w:sz w:val="24"/>
          <w:szCs w:val="24"/>
        </w:rPr>
        <w:t xml:space="preserve">A </w:t>
      </w:r>
      <w:r w:rsidRPr="0068691B">
        <w:rPr>
          <w:rFonts w:ascii="Arial" w:eastAsia="Arial" w:hAnsi="Arial" w:cs="Arial"/>
          <w:bCs/>
          <w:color w:val="000000"/>
          <w:sz w:val="24"/>
          <w:szCs w:val="24"/>
        </w:rPr>
        <w:t>matriz de planejamento</w:t>
      </w:r>
      <w:r w:rsidRPr="0068691B">
        <w:rPr>
          <w:rFonts w:ascii="Arial" w:eastAsia="Arial" w:hAnsi="Arial" w:cs="Arial"/>
          <w:color w:val="000000"/>
          <w:sz w:val="24"/>
          <w:szCs w:val="24"/>
        </w:rPr>
        <w:t xml:space="preserve"> auxilia na elaboração conceitual da investigação e orienta a equipe na execução dos trabalhos. Torna a investigação mais sistemática, como requer um processo científico, facilitando sua gestão e a comunicação sobre a metodologia aplicada, bem como a condução das atividades de campo. Depois de elaborada a matriz de planejamento</w:t>
      </w:r>
      <w:r w:rsidR="00082DF4">
        <w:rPr>
          <w:rFonts w:ascii="Arial" w:eastAsia="Arial" w:hAnsi="Arial" w:cs="Arial"/>
          <w:color w:val="000000"/>
          <w:sz w:val="24"/>
          <w:szCs w:val="24"/>
        </w:rPr>
        <w:t>,</w:t>
      </w:r>
      <w:r w:rsidRPr="0068691B">
        <w:rPr>
          <w:rFonts w:ascii="Arial" w:eastAsia="Arial" w:hAnsi="Arial" w:cs="Arial"/>
          <w:color w:val="000000"/>
          <w:sz w:val="24"/>
          <w:szCs w:val="24"/>
        </w:rPr>
        <w:t xml:space="preserve"> deve ser validada pela equipe de investigação, recebendo críticas e sugestões para seu aperfeiçoamento. </w:t>
      </w:r>
    </w:p>
    <w:p w14:paraId="1D6A6BC8" w14:textId="77777777" w:rsidR="00057451" w:rsidRPr="0068691B" w:rsidRDefault="00057451" w:rsidP="009979D4">
      <w:pPr>
        <w:tabs>
          <w:tab w:val="left" w:pos="8504"/>
        </w:tabs>
        <w:spacing w:beforeLines="24" w:before="57" w:afterLines="24" w:after="57" w:line="360" w:lineRule="auto"/>
        <w:ind w:left="-142"/>
        <w:jc w:val="both"/>
        <w:rPr>
          <w:rFonts w:ascii="Arial" w:eastAsia="Arial" w:hAnsi="Arial" w:cs="Arial"/>
          <w:color w:val="000000"/>
          <w:sz w:val="24"/>
          <w:szCs w:val="24"/>
        </w:rPr>
      </w:pPr>
    </w:p>
    <w:p w14:paraId="16B587D7" w14:textId="5E292062" w:rsidR="00057451" w:rsidRPr="00067768" w:rsidRDefault="00057451" w:rsidP="009979D4">
      <w:pPr>
        <w:tabs>
          <w:tab w:val="left" w:pos="8504"/>
        </w:tabs>
        <w:spacing w:beforeLines="24" w:before="57" w:afterLines="24" w:after="57" w:line="360" w:lineRule="auto"/>
        <w:ind w:left="-142"/>
        <w:jc w:val="both"/>
        <w:rPr>
          <w:rFonts w:ascii="Arial" w:hAnsi="Arial" w:cs="Arial"/>
          <w:b/>
          <w:sz w:val="24"/>
          <w:szCs w:val="24"/>
        </w:rPr>
      </w:pPr>
      <w:r w:rsidRPr="00067768">
        <w:rPr>
          <w:rFonts w:ascii="Arial" w:eastAsia="Arial" w:hAnsi="Arial" w:cs="Arial"/>
          <w:b/>
          <w:color w:val="000000"/>
          <w:sz w:val="24"/>
          <w:szCs w:val="24"/>
        </w:rPr>
        <w:t xml:space="preserve">Considerando o objetivo específico da validação </w:t>
      </w:r>
      <w:r w:rsidRPr="00067768">
        <w:rPr>
          <w:rFonts w:ascii="Arial" w:hAnsi="Arial" w:cs="Arial"/>
          <w:b/>
          <w:sz w:val="24"/>
          <w:szCs w:val="24"/>
        </w:rPr>
        <w:t>marque com V as afirmativas verdadeiras e com F as falsas:</w:t>
      </w:r>
    </w:p>
    <w:p w14:paraId="4D28EEB7" w14:textId="77777777" w:rsidR="00057451" w:rsidRPr="0068691B" w:rsidRDefault="00057451" w:rsidP="009979D4">
      <w:pPr>
        <w:tabs>
          <w:tab w:val="left" w:pos="8504"/>
        </w:tabs>
        <w:spacing w:beforeLines="24" w:before="57" w:afterLines="24" w:after="57" w:line="360" w:lineRule="auto"/>
        <w:ind w:left="-142"/>
        <w:jc w:val="both"/>
        <w:rPr>
          <w:rFonts w:ascii="Arial" w:eastAsia="Times New Roman" w:hAnsi="Arial" w:cs="Arial"/>
          <w:sz w:val="24"/>
          <w:szCs w:val="24"/>
        </w:rPr>
      </w:pPr>
      <w:r w:rsidRPr="0068691B">
        <w:rPr>
          <w:rFonts w:ascii="Arial" w:eastAsia="Times New Roman" w:hAnsi="Arial" w:cs="Arial"/>
          <w:sz w:val="24"/>
          <w:szCs w:val="24"/>
        </w:rPr>
        <w:t xml:space="preserve"> </w:t>
      </w:r>
    </w:p>
    <w:p w14:paraId="365AB162" w14:textId="22FB46DD" w:rsidR="00057451" w:rsidRPr="00067768" w:rsidRDefault="00057451" w:rsidP="009979D4">
      <w:pPr>
        <w:tabs>
          <w:tab w:val="left" w:pos="8504"/>
        </w:tabs>
        <w:spacing w:beforeLines="24" w:before="57" w:afterLines="24" w:after="57" w:line="360" w:lineRule="auto"/>
        <w:ind w:left="-142"/>
        <w:jc w:val="both"/>
        <w:rPr>
          <w:rFonts w:ascii="Arial" w:hAnsi="Arial" w:cs="Arial"/>
          <w:sz w:val="24"/>
          <w:szCs w:val="24"/>
        </w:rPr>
      </w:pPr>
      <w:r w:rsidRPr="00067768">
        <w:rPr>
          <w:rFonts w:ascii="Arial" w:hAnsi="Arial" w:cs="Arial"/>
          <w:sz w:val="24"/>
          <w:szCs w:val="24"/>
        </w:rPr>
        <w:t>(</w:t>
      </w:r>
      <w:r w:rsidRPr="00067768">
        <w:rPr>
          <w:rFonts w:ascii="Arial" w:hAnsi="Arial" w:cs="Arial"/>
          <w:color w:val="FF0000"/>
          <w:sz w:val="24"/>
          <w:szCs w:val="24"/>
        </w:rPr>
        <w:t>V</w:t>
      </w:r>
      <w:r w:rsidRPr="00067768">
        <w:rPr>
          <w:rFonts w:ascii="Arial" w:hAnsi="Arial" w:cs="Arial"/>
          <w:sz w:val="24"/>
          <w:szCs w:val="24"/>
        </w:rPr>
        <w:t>) Orientar melhor a equipe sobre os crité</w:t>
      </w:r>
      <w:r w:rsidR="00BB5200">
        <w:rPr>
          <w:rFonts w:ascii="Arial" w:hAnsi="Arial" w:cs="Arial"/>
          <w:sz w:val="24"/>
          <w:szCs w:val="24"/>
        </w:rPr>
        <w:t>rios e questões de investigação.</w:t>
      </w:r>
    </w:p>
    <w:p w14:paraId="5053BA58" w14:textId="61EE9329" w:rsidR="00057451" w:rsidRPr="00067768" w:rsidRDefault="00057451" w:rsidP="009979D4">
      <w:pPr>
        <w:tabs>
          <w:tab w:val="left" w:pos="8504"/>
        </w:tabs>
        <w:spacing w:beforeLines="24" w:before="57" w:afterLines="24" w:after="57" w:line="360" w:lineRule="auto"/>
        <w:ind w:left="-142"/>
        <w:jc w:val="both"/>
        <w:rPr>
          <w:rFonts w:ascii="Arial" w:hAnsi="Arial" w:cs="Arial"/>
          <w:sz w:val="24"/>
          <w:szCs w:val="24"/>
        </w:rPr>
      </w:pPr>
      <w:r w:rsidRPr="00067768">
        <w:rPr>
          <w:rFonts w:ascii="Arial" w:hAnsi="Arial" w:cs="Arial"/>
          <w:sz w:val="24"/>
          <w:szCs w:val="24"/>
        </w:rPr>
        <w:t>(</w:t>
      </w:r>
      <w:r w:rsidRPr="00067768">
        <w:rPr>
          <w:rFonts w:ascii="Arial" w:hAnsi="Arial" w:cs="Arial"/>
          <w:color w:val="FF0000"/>
          <w:sz w:val="24"/>
          <w:szCs w:val="24"/>
        </w:rPr>
        <w:t>F</w:t>
      </w:r>
      <w:r w:rsidR="009979D4">
        <w:rPr>
          <w:rFonts w:ascii="Arial" w:hAnsi="Arial" w:cs="Arial"/>
          <w:color w:val="FF0000"/>
          <w:sz w:val="24"/>
          <w:szCs w:val="24"/>
        </w:rPr>
        <w:t>)</w:t>
      </w:r>
      <w:r>
        <w:rPr>
          <w:rFonts w:ascii="Arial" w:hAnsi="Arial" w:cs="Arial"/>
          <w:sz w:val="24"/>
          <w:szCs w:val="24"/>
        </w:rPr>
        <w:t xml:space="preserve"> </w:t>
      </w:r>
      <w:r w:rsidRPr="00067768">
        <w:rPr>
          <w:rFonts w:ascii="Arial" w:hAnsi="Arial" w:cs="Arial"/>
          <w:sz w:val="24"/>
          <w:szCs w:val="24"/>
        </w:rPr>
        <w:t>Orientar a equipe quanto aos instrumentos causadores das evidências representa</w:t>
      </w:r>
      <w:r w:rsidR="00082DF4">
        <w:rPr>
          <w:rFonts w:ascii="Arial" w:hAnsi="Arial" w:cs="Arial"/>
          <w:sz w:val="24"/>
          <w:szCs w:val="24"/>
        </w:rPr>
        <w:t>da</w:t>
      </w:r>
      <w:r w:rsidRPr="00067768">
        <w:rPr>
          <w:rFonts w:ascii="Arial" w:hAnsi="Arial" w:cs="Arial"/>
          <w:sz w:val="24"/>
          <w:szCs w:val="24"/>
        </w:rPr>
        <w:t>s no material já tratado e que, por isso mesmo, assumem contornos e valores iniciais de prova.</w:t>
      </w:r>
    </w:p>
    <w:p w14:paraId="37208F38" w14:textId="7C1D69E3" w:rsidR="00057451" w:rsidRPr="00067768" w:rsidRDefault="00057451" w:rsidP="009979D4">
      <w:pPr>
        <w:tabs>
          <w:tab w:val="left" w:pos="8504"/>
        </w:tabs>
        <w:spacing w:beforeLines="24" w:before="57" w:afterLines="24" w:after="57" w:line="360" w:lineRule="auto"/>
        <w:ind w:left="-142"/>
        <w:jc w:val="both"/>
        <w:rPr>
          <w:rFonts w:ascii="Arial" w:hAnsi="Arial" w:cs="Arial"/>
          <w:sz w:val="24"/>
          <w:szCs w:val="24"/>
        </w:rPr>
      </w:pPr>
      <w:r w:rsidRPr="00067768">
        <w:rPr>
          <w:rFonts w:ascii="Arial" w:hAnsi="Arial" w:cs="Arial"/>
          <w:sz w:val="24"/>
          <w:szCs w:val="24"/>
        </w:rPr>
        <w:t>(</w:t>
      </w:r>
      <w:r w:rsidRPr="00067768">
        <w:rPr>
          <w:rFonts w:ascii="Arial" w:hAnsi="Arial" w:cs="Arial"/>
          <w:color w:val="FF0000"/>
          <w:sz w:val="24"/>
          <w:szCs w:val="24"/>
        </w:rPr>
        <w:t>V</w:t>
      </w:r>
      <w:r w:rsidRPr="00067768">
        <w:rPr>
          <w:rFonts w:ascii="Arial" w:hAnsi="Arial" w:cs="Arial"/>
          <w:sz w:val="24"/>
          <w:szCs w:val="24"/>
        </w:rPr>
        <w:t>)  Possibilitar a participação de outros especiali</w:t>
      </w:r>
      <w:r w:rsidR="00BB5200">
        <w:rPr>
          <w:rFonts w:ascii="Arial" w:hAnsi="Arial" w:cs="Arial"/>
          <w:sz w:val="24"/>
          <w:szCs w:val="24"/>
        </w:rPr>
        <w:t>stas sobre o tema com sugestões.</w:t>
      </w:r>
    </w:p>
    <w:p w14:paraId="77233B98" w14:textId="222C31C8" w:rsidR="00057451" w:rsidRPr="00067768" w:rsidRDefault="00057451" w:rsidP="009979D4">
      <w:pPr>
        <w:tabs>
          <w:tab w:val="left" w:pos="8504"/>
        </w:tabs>
        <w:spacing w:beforeLines="24" w:before="57" w:afterLines="24" w:after="57" w:line="360" w:lineRule="auto"/>
        <w:ind w:left="-142"/>
        <w:jc w:val="both"/>
        <w:rPr>
          <w:rFonts w:ascii="Arial" w:hAnsi="Arial" w:cs="Arial"/>
          <w:sz w:val="24"/>
          <w:szCs w:val="24"/>
        </w:rPr>
      </w:pPr>
      <w:r w:rsidRPr="00067768">
        <w:rPr>
          <w:rFonts w:ascii="Arial" w:hAnsi="Arial" w:cs="Arial"/>
          <w:sz w:val="24"/>
          <w:szCs w:val="24"/>
        </w:rPr>
        <w:t>(</w:t>
      </w:r>
      <w:r w:rsidRPr="00067768">
        <w:rPr>
          <w:rFonts w:ascii="Arial" w:hAnsi="Arial" w:cs="Arial"/>
          <w:color w:val="FF0000"/>
          <w:sz w:val="24"/>
          <w:szCs w:val="24"/>
        </w:rPr>
        <w:t>V</w:t>
      </w:r>
      <w:r w:rsidR="009979D4">
        <w:rPr>
          <w:rFonts w:ascii="Arial" w:hAnsi="Arial" w:cs="Arial"/>
          <w:sz w:val="24"/>
          <w:szCs w:val="24"/>
        </w:rPr>
        <w:t xml:space="preserve">) </w:t>
      </w:r>
      <w:r w:rsidRPr="00067768">
        <w:rPr>
          <w:rFonts w:ascii="Arial" w:hAnsi="Arial" w:cs="Arial"/>
          <w:sz w:val="24"/>
          <w:szCs w:val="24"/>
        </w:rPr>
        <w:t>Assegurar a qualidade da investigação e alertar a equipe sobre possíveis equívocos quanto a efetividade de métodos e técnicas propostas.</w:t>
      </w:r>
    </w:p>
    <w:p w14:paraId="231A6D08" w14:textId="0C290331" w:rsidR="00FC7628" w:rsidRDefault="00057451" w:rsidP="009979D4">
      <w:pPr>
        <w:pBdr>
          <w:bottom w:val="single" w:sz="8" w:space="31" w:color="000000"/>
        </w:pBdr>
        <w:tabs>
          <w:tab w:val="left" w:pos="8504"/>
        </w:tabs>
        <w:spacing w:beforeLines="24" w:before="57" w:afterLines="24" w:after="57" w:line="360" w:lineRule="auto"/>
        <w:ind w:left="-142"/>
        <w:jc w:val="both"/>
        <w:rPr>
          <w:rFonts w:ascii="Arial" w:hAnsi="Arial" w:cs="Arial"/>
          <w:sz w:val="24"/>
          <w:szCs w:val="24"/>
        </w:rPr>
      </w:pPr>
      <w:r w:rsidRPr="0068691B">
        <w:rPr>
          <w:rFonts w:ascii="Arial" w:hAnsi="Arial" w:cs="Arial"/>
          <w:sz w:val="24"/>
          <w:szCs w:val="24"/>
        </w:rPr>
        <w:t>(</w:t>
      </w:r>
      <w:r w:rsidRPr="00067768">
        <w:rPr>
          <w:rFonts w:ascii="Arial" w:hAnsi="Arial" w:cs="Arial"/>
          <w:color w:val="FF0000"/>
          <w:sz w:val="24"/>
          <w:szCs w:val="24"/>
        </w:rPr>
        <w:t>V</w:t>
      </w:r>
      <w:r w:rsidR="009979D4">
        <w:rPr>
          <w:rFonts w:ascii="Arial" w:hAnsi="Arial" w:cs="Arial"/>
          <w:sz w:val="24"/>
          <w:szCs w:val="24"/>
        </w:rPr>
        <w:t xml:space="preserve">)  </w:t>
      </w:r>
      <w:r w:rsidRPr="0068691B">
        <w:rPr>
          <w:rFonts w:ascii="Arial" w:hAnsi="Arial" w:cs="Arial"/>
          <w:sz w:val="24"/>
          <w:szCs w:val="24"/>
        </w:rPr>
        <w:t>Conferir o rigor científico da proposta metodológica da investigação, reavaliar a validade das fontes de informação, as estratégias metodológicas de análise dos dados</w:t>
      </w:r>
      <w:r>
        <w:rPr>
          <w:rFonts w:ascii="Arial" w:hAnsi="Arial" w:cs="Arial"/>
          <w:sz w:val="24"/>
          <w:szCs w:val="24"/>
        </w:rPr>
        <w:t>.</w:t>
      </w:r>
    </w:p>
    <w:p w14:paraId="5FABF746" w14:textId="77777777" w:rsidR="00CD6257" w:rsidRPr="00BB5200" w:rsidRDefault="00CD6257" w:rsidP="009979D4">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633A1BC8" w14:textId="6FE4F29E" w:rsidR="00CD6257" w:rsidRDefault="00CD6257" w:rsidP="009979D4">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r w:rsidRPr="00BB5200">
        <w:rPr>
          <w:rFonts w:ascii="Arial" w:eastAsia="Arial" w:hAnsi="Arial" w:cs="Arial"/>
          <w:b/>
          <w:color w:val="000000"/>
          <w:sz w:val="24"/>
          <w:szCs w:val="24"/>
        </w:rPr>
        <w:t>5.</w:t>
      </w:r>
      <w:r w:rsidR="00BB5200" w:rsidRPr="00BB5200">
        <w:rPr>
          <w:rFonts w:ascii="Arial" w:eastAsia="Arial" w:hAnsi="Arial" w:cs="Arial"/>
          <w:b/>
          <w:color w:val="000000"/>
          <w:sz w:val="24"/>
          <w:szCs w:val="24"/>
        </w:rPr>
        <w:t xml:space="preserve"> A movimentação eficiente e eficaz da investigação criminal depende de três fatores. Assinale a alternativa que os identifique.</w:t>
      </w:r>
    </w:p>
    <w:p w14:paraId="65E5AC0C" w14:textId="77777777" w:rsidR="00BB5200" w:rsidRDefault="00BB5200"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37063CB9" w14:textId="56628FF5" w:rsidR="00BB5200" w:rsidRPr="00BB5200" w:rsidRDefault="00BB5200"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sidRPr="00BB5200">
        <w:rPr>
          <w:rFonts w:ascii="Arial" w:hAnsi="Arial" w:cs="Arial"/>
          <w:sz w:val="24"/>
          <w:szCs w:val="24"/>
        </w:rPr>
        <w:t>(  ) Estruturas de alinhamento, ação e estratégias.</w:t>
      </w:r>
    </w:p>
    <w:p w14:paraId="5793A660" w14:textId="522BD75E" w:rsidR="00BB5200" w:rsidRPr="00BB5200" w:rsidRDefault="00BB5200"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sidRPr="00BB5200">
        <w:rPr>
          <w:rFonts w:ascii="Arial" w:hAnsi="Arial" w:cs="Arial"/>
          <w:sz w:val="24"/>
          <w:szCs w:val="24"/>
        </w:rPr>
        <w:t>(   ) Objetivos, ação e estrutura de alinhamento.</w:t>
      </w:r>
    </w:p>
    <w:p w14:paraId="226685E8" w14:textId="546B45BD" w:rsidR="00BB5200" w:rsidRPr="00BB5200" w:rsidRDefault="00BB5200"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Pr>
          <w:rFonts w:ascii="Arial" w:hAnsi="Arial" w:cs="Arial"/>
          <w:sz w:val="24"/>
          <w:szCs w:val="24"/>
        </w:rPr>
        <w:t>(</w:t>
      </w:r>
      <w:r w:rsidRPr="00BB5200">
        <w:rPr>
          <w:rFonts w:ascii="Arial" w:hAnsi="Arial" w:cs="Arial"/>
          <w:color w:val="FF0000"/>
          <w:sz w:val="24"/>
          <w:szCs w:val="24"/>
        </w:rPr>
        <w:t>X</w:t>
      </w:r>
      <w:r w:rsidRPr="00BB5200">
        <w:rPr>
          <w:rFonts w:ascii="Arial" w:hAnsi="Arial" w:cs="Arial"/>
          <w:sz w:val="24"/>
          <w:szCs w:val="24"/>
        </w:rPr>
        <w:t>) Objetivos, estratégias e ação.</w:t>
      </w:r>
    </w:p>
    <w:p w14:paraId="4748C250" w14:textId="325F5939" w:rsidR="00CD6257" w:rsidRDefault="00BB5200"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sidRPr="00BB5200">
        <w:rPr>
          <w:rFonts w:ascii="Arial" w:hAnsi="Arial" w:cs="Arial"/>
          <w:sz w:val="24"/>
          <w:szCs w:val="24"/>
        </w:rPr>
        <w:t xml:space="preserve">(   ) Ação, objetivos e </w:t>
      </w:r>
      <w:r>
        <w:rPr>
          <w:rFonts w:ascii="Arial" w:hAnsi="Arial" w:cs="Arial"/>
          <w:sz w:val="24"/>
          <w:szCs w:val="24"/>
        </w:rPr>
        <w:t>re</w:t>
      </w:r>
      <w:r w:rsidRPr="00BB5200">
        <w:rPr>
          <w:rFonts w:ascii="Arial" w:hAnsi="Arial" w:cs="Arial"/>
          <w:sz w:val="24"/>
          <w:szCs w:val="24"/>
        </w:rPr>
        <w:t>ação.</w:t>
      </w:r>
    </w:p>
    <w:p w14:paraId="3C7FD61B" w14:textId="77777777" w:rsidR="00BB5200" w:rsidRDefault="00BB5200"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p>
    <w:p w14:paraId="3222F3FD" w14:textId="17D090B1" w:rsidR="00BB5200" w:rsidRDefault="00BB5200"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b/>
          <w:color w:val="000000"/>
          <w:sz w:val="24"/>
          <w:szCs w:val="24"/>
        </w:rPr>
      </w:pPr>
      <w:r>
        <w:rPr>
          <w:rFonts w:ascii="Arial" w:eastAsia="Arial" w:hAnsi="Arial" w:cs="Arial"/>
          <w:b/>
          <w:color w:val="000000"/>
          <w:sz w:val="24"/>
          <w:szCs w:val="24"/>
        </w:rPr>
        <w:t>6</w:t>
      </w:r>
      <w:r w:rsidRPr="00BB5200">
        <w:rPr>
          <w:rFonts w:ascii="Arial" w:eastAsia="Arial" w:hAnsi="Arial" w:cs="Arial"/>
          <w:b/>
          <w:color w:val="000000"/>
          <w:sz w:val="24"/>
          <w:szCs w:val="24"/>
        </w:rPr>
        <w:t xml:space="preserve">. Para gerenciamento da programação do planejamento, recomenda-se um método simples e objetivo, denominado </w:t>
      </w:r>
      <w:r w:rsidRPr="00E81C66">
        <w:rPr>
          <w:rFonts w:ascii="Arial" w:eastAsia="Arial" w:hAnsi="Arial" w:cs="Arial"/>
          <w:b/>
          <w:color w:val="000000"/>
          <w:sz w:val="24"/>
          <w:szCs w:val="24"/>
        </w:rPr>
        <w:t>5W2H</w:t>
      </w:r>
      <w:r w:rsidRPr="00BB5200">
        <w:rPr>
          <w:rFonts w:ascii="Arial" w:eastAsia="Arial" w:hAnsi="Arial" w:cs="Arial"/>
          <w:b/>
          <w:color w:val="000000"/>
          <w:sz w:val="24"/>
          <w:szCs w:val="24"/>
        </w:rPr>
        <w:t xml:space="preserve">. Trata-se de uma técnica que permite ao investigador fazer um </w:t>
      </w:r>
      <w:r w:rsidRPr="00BB5200">
        <w:rPr>
          <w:rFonts w:ascii="Arial" w:eastAsia="Arial" w:hAnsi="Arial" w:cs="Arial"/>
          <w:b/>
          <w:i/>
          <w:color w:val="000000"/>
          <w:sz w:val="24"/>
          <w:szCs w:val="24"/>
          <w:highlight w:val="cyan"/>
        </w:rPr>
        <w:t>checklist</w:t>
      </w:r>
      <w:r w:rsidRPr="00BB5200">
        <w:rPr>
          <w:rFonts w:ascii="Arial" w:eastAsia="Arial" w:hAnsi="Arial" w:cs="Arial"/>
          <w:b/>
          <w:color w:val="000000"/>
          <w:sz w:val="24"/>
          <w:szCs w:val="24"/>
        </w:rPr>
        <w:t xml:space="preserve"> das atividades que desenvolverá na apuração das provas.  </w:t>
      </w:r>
      <w:r>
        <w:rPr>
          <w:rFonts w:ascii="Arial" w:eastAsia="Arial" w:hAnsi="Arial" w:cs="Arial"/>
          <w:b/>
          <w:color w:val="000000"/>
          <w:sz w:val="24"/>
          <w:szCs w:val="24"/>
        </w:rPr>
        <w:t>Neste sentido, identifique a alternativa que representa a sigla 5W.</w:t>
      </w:r>
    </w:p>
    <w:p w14:paraId="2AE11432" w14:textId="77777777" w:rsidR="00BB5200" w:rsidRDefault="00BB5200"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374B9790" w14:textId="14758568" w:rsidR="00BB5200" w:rsidRPr="00BB5200" w:rsidRDefault="00BB5200"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r>
        <w:rPr>
          <w:rFonts w:ascii="Arial" w:eastAsia="Arial" w:hAnsi="Arial" w:cs="Arial"/>
          <w:color w:val="000000"/>
          <w:sz w:val="24"/>
          <w:szCs w:val="24"/>
        </w:rPr>
        <w:t>(</w:t>
      </w:r>
      <w:r w:rsidRPr="00BB5200">
        <w:rPr>
          <w:rFonts w:ascii="Arial" w:eastAsia="Arial" w:hAnsi="Arial" w:cs="Arial"/>
          <w:color w:val="FF0000"/>
          <w:sz w:val="24"/>
          <w:szCs w:val="24"/>
        </w:rPr>
        <w:t>X</w:t>
      </w:r>
      <w:r w:rsidRPr="00BB5200">
        <w:rPr>
          <w:rFonts w:ascii="Arial" w:eastAsia="Arial" w:hAnsi="Arial" w:cs="Arial"/>
          <w:color w:val="000000"/>
          <w:sz w:val="24"/>
          <w:szCs w:val="24"/>
        </w:rPr>
        <w:t xml:space="preserve">) </w:t>
      </w:r>
      <w:r w:rsidRPr="00BB5200">
        <w:rPr>
          <w:rFonts w:ascii="Arial" w:eastAsia="Arial" w:hAnsi="Arial" w:cs="Arial"/>
          <w:i/>
          <w:color w:val="000000"/>
          <w:sz w:val="24"/>
          <w:szCs w:val="24"/>
          <w:highlight w:val="cyan"/>
        </w:rPr>
        <w:t>What</w:t>
      </w:r>
      <w:r w:rsidRPr="00BB5200">
        <w:rPr>
          <w:rFonts w:ascii="Arial" w:eastAsia="Arial" w:hAnsi="Arial" w:cs="Arial"/>
          <w:color w:val="000000"/>
          <w:sz w:val="24"/>
          <w:szCs w:val="24"/>
        </w:rPr>
        <w:t xml:space="preserve"> (o que será feito), </w:t>
      </w:r>
      <w:r w:rsidRPr="00BB5200">
        <w:rPr>
          <w:rFonts w:ascii="Arial" w:eastAsia="Arial" w:hAnsi="Arial" w:cs="Arial"/>
          <w:i/>
          <w:color w:val="000000"/>
          <w:sz w:val="24"/>
          <w:szCs w:val="24"/>
          <w:highlight w:val="cyan"/>
        </w:rPr>
        <w:t xml:space="preserve">Why </w:t>
      </w:r>
      <w:r w:rsidRPr="00BB5200">
        <w:rPr>
          <w:rFonts w:ascii="Arial" w:eastAsia="Arial" w:hAnsi="Arial" w:cs="Arial"/>
          <w:color w:val="000000"/>
          <w:sz w:val="24"/>
          <w:szCs w:val="24"/>
        </w:rPr>
        <w:t>(por</w:t>
      </w:r>
      <w:r w:rsidR="00E22752">
        <w:rPr>
          <w:rFonts w:ascii="Arial" w:eastAsia="Arial" w:hAnsi="Arial" w:cs="Arial"/>
          <w:color w:val="000000"/>
          <w:sz w:val="24"/>
          <w:szCs w:val="24"/>
        </w:rPr>
        <w:t xml:space="preserve"> </w:t>
      </w:r>
      <w:r w:rsidRPr="00BB5200">
        <w:rPr>
          <w:rFonts w:ascii="Arial" w:eastAsia="Arial" w:hAnsi="Arial" w:cs="Arial"/>
          <w:color w:val="000000"/>
          <w:sz w:val="24"/>
          <w:szCs w:val="24"/>
        </w:rPr>
        <w:t xml:space="preserve">que será feito), </w:t>
      </w:r>
      <w:r w:rsidRPr="00BB5200">
        <w:rPr>
          <w:rFonts w:ascii="Arial" w:eastAsia="Arial" w:hAnsi="Arial" w:cs="Arial"/>
          <w:i/>
          <w:color w:val="000000"/>
          <w:sz w:val="24"/>
          <w:szCs w:val="24"/>
          <w:highlight w:val="cyan"/>
        </w:rPr>
        <w:t>Where</w:t>
      </w:r>
      <w:r w:rsidRPr="00BB5200">
        <w:rPr>
          <w:rFonts w:ascii="Arial" w:eastAsia="Arial" w:hAnsi="Arial" w:cs="Arial"/>
          <w:color w:val="000000"/>
          <w:sz w:val="24"/>
          <w:szCs w:val="24"/>
        </w:rPr>
        <w:t xml:space="preserve"> </w:t>
      </w:r>
      <w:r>
        <w:rPr>
          <w:rFonts w:ascii="Arial" w:eastAsia="Arial" w:hAnsi="Arial" w:cs="Arial"/>
          <w:color w:val="000000"/>
          <w:sz w:val="24"/>
          <w:szCs w:val="24"/>
        </w:rPr>
        <w:t>(</w:t>
      </w:r>
      <w:r w:rsidRPr="00BB5200">
        <w:rPr>
          <w:rFonts w:ascii="Arial" w:eastAsia="Arial" w:hAnsi="Arial" w:cs="Arial"/>
          <w:color w:val="000000"/>
          <w:sz w:val="24"/>
          <w:szCs w:val="24"/>
        </w:rPr>
        <w:t xml:space="preserve">onde será feito), </w:t>
      </w:r>
      <w:r w:rsidRPr="00BB5200">
        <w:rPr>
          <w:rFonts w:ascii="Arial" w:eastAsia="Arial" w:hAnsi="Arial" w:cs="Arial"/>
          <w:i/>
          <w:color w:val="000000"/>
          <w:sz w:val="24"/>
          <w:szCs w:val="24"/>
          <w:highlight w:val="cyan"/>
        </w:rPr>
        <w:t>When</w:t>
      </w:r>
      <w:r w:rsidRPr="00BB5200">
        <w:rPr>
          <w:rFonts w:ascii="Arial" w:eastAsia="Arial" w:hAnsi="Arial" w:cs="Arial"/>
          <w:color w:val="000000"/>
          <w:sz w:val="24"/>
          <w:szCs w:val="24"/>
        </w:rPr>
        <w:t xml:space="preserve"> (quando será feito), </w:t>
      </w:r>
      <w:r w:rsidRPr="00BB5200">
        <w:rPr>
          <w:rFonts w:ascii="Arial" w:eastAsia="Arial" w:hAnsi="Arial" w:cs="Arial"/>
          <w:i/>
          <w:color w:val="000000"/>
          <w:sz w:val="24"/>
          <w:szCs w:val="24"/>
          <w:highlight w:val="cyan"/>
        </w:rPr>
        <w:t>Who</w:t>
      </w:r>
      <w:r w:rsidRPr="00BB5200">
        <w:rPr>
          <w:rFonts w:ascii="Arial" w:eastAsia="Arial" w:hAnsi="Arial" w:cs="Arial"/>
          <w:color w:val="000000"/>
          <w:sz w:val="24"/>
          <w:szCs w:val="24"/>
        </w:rPr>
        <w:t xml:space="preserve"> (por quem será feito).</w:t>
      </w:r>
    </w:p>
    <w:p w14:paraId="66B69092" w14:textId="6ACC2970" w:rsidR="00BB5200" w:rsidRDefault="00BB5200"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r w:rsidRPr="00BB5200">
        <w:rPr>
          <w:rFonts w:ascii="Arial" w:eastAsia="Arial" w:hAnsi="Arial" w:cs="Arial"/>
          <w:color w:val="000000"/>
          <w:sz w:val="24"/>
          <w:szCs w:val="24"/>
        </w:rPr>
        <w:t xml:space="preserve">(   ) </w:t>
      </w:r>
      <w:r w:rsidRPr="00BB5200">
        <w:rPr>
          <w:rFonts w:ascii="Arial" w:eastAsia="Arial" w:hAnsi="Arial" w:cs="Arial"/>
          <w:i/>
          <w:color w:val="000000"/>
          <w:sz w:val="24"/>
          <w:szCs w:val="24"/>
          <w:highlight w:val="cyan"/>
        </w:rPr>
        <w:t>What</w:t>
      </w:r>
      <w:r w:rsidRPr="00BB5200">
        <w:rPr>
          <w:rFonts w:ascii="Arial" w:eastAsia="Arial" w:hAnsi="Arial" w:cs="Arial"/>
          <w:color w:val="000000"/>
          <w:sz w:val="24"/>
          <w:szCs w:val="24"/>
        </w:rPr>
        <w:t xml:space="preserve"> (o que será feito), </w:t>
      </w:r>
      <w:r w:rsidRPr="00BB5200">
        <w:rPr>
          <w:rFonts w:ascii="Arial" w:eastAsia="Arial" w:hAnsi="Arial" w:cs="Arial"/>
          <w:i/>
          <w:color w:val="000000"/>
          <w:sz w:val="24"/>
          <w:szCs w:val="24"/>
          <w:highlight w:val="cyan"/>
        </w:rPr>
        <w:t xml:space="preserve">Why </w:t>
      </w:r>
      <w:r w:rsidRPr="00BB5200">
        <w:rPr>
          <w:rFonts w:ascii="Arial" w:eastAsia="Arial" w:hAnsi="Arial" w:cs="Arial"/>
          <w:color w:val="000000"/>
          <w:sz w:val="24"/>
          <w:szCs w:val="24"/>
        </w:rPr>
        <w:t>(por</w:t>
      </w:r>
      <w:r w:rsidR="00E22752">
        <w:rPr>
          <w:rFonts w:ascii="Arial" w:eastAsia="Arial" w:hAnsi="Arial" w:cs="Arial"/>
          <w:color w:val="000000"/>
          <w:sz w:val="24"/>
          <w:szCs w:val="24"/>
        </w:rPr>
        <w:t xml:space="preserve"> </w:t>
      </w:r>
      <w:r w:rsidRPr="00BB5200">
        <w:rPr>
          <w:rFonts w:ascii="Arial" w:eastAsia="Arial" w:hAnsi="Arial" w:cs="Arial"/>
          <w:color w:val="000000"/>
          <w:sz w:val="24"/>
          <w:szCs w:val="24"/>
        </w:rPr>
        <w:t>que</w:t>
      </w:r>
      <w:r w:rsidR="00EF0D06">
        <w:rPr>
          <w:rFonts w:ascii="Arial" w:eastAsia="Arial" w:hAnsi="Arial" w:cs="Arial"/>
          <w:color w:val="000000"/>
          <w:sz w:val="24"/>
          <w:szCs w:val="24"/>
        </w:rPr>
        <w:t xml:space="preserve"> quem</w:t>
      </w:r>
      <w:r w:rsidRPr="00BB5200">
        <w:rPr>
          <w:rFonts w:ascii="Arial" w:eastAsia="Arial" w:hAnsi="Arial" w:cs="Arial"/>
          <w:color w:val="000000"/>
          <w:sz w:val="24"/>
          <w:szCs w:val="24"/>
        </w:rPr>
        <w:t xml:space="preserve"> será feito), </w:t>
      </w:r>
      <w:r w:rsidRPr="00BB5200">
        <w:rPr>
          <w:rFonts w:ascii="Arial" w:eastAsia="Arial" w:hAnsi="Arial" w:cs="Arial"/>
          <w:i/>
          <w:color w:val="000000"/>
          <w:sz w:val="24"/>
          <w:szCs w:val="24"/>
          <w:highlight w:val="cyan"/>
        </w:rPr>
        <w:t>Where</w:t>
      </w:r>
      <w:r w:rsidRPr="00BB5200">
        <w:rPr>
          <w:rFonts w:ascii="Arial" w:eastAsia="Arial" w:hAnsi="Arial" w:cs="Arial"/>
          <w:color w:val="000000"/>
          <w:sz w:val="24"/>
          <w:szCs w:val="24"/>
        </w:rPr>
        <w:t xml:space="preserve"> </w:t>
      </w:r>
      <w:r>
        <w:rPr>
          <w:rFonts w:ascii="Arial" w:eastAsia="Arial" w:hAnsi="Arial" w:cs="Arial"/>
          <w:color w:val="000000"/>
          <w:sz w:val="24"/>
          <w:szCs w:val="24"/>
        </w:rPr>
        <w:t>(</w:t>
      </w:r>
      <w:r w:rsidRPr="00BB5200">
        <w:rPr>
          <w:rFonts w:ascii="Arial" w:eastAsia="Arial" w:hAnsi="Arial" w:cs="Arial"/>
          <w:color w:val="000000"/>
          <w:sz w:val="24"/>
          <w:szCs w:val="24"/>
        </w:rPr>
        <w:t xml:space="preserve">onde será feito), </w:t>
      </w:r>
      <w:r w:rsidRPr="00BB5200">
        <w:rPr>
          <w:rFonts w:ascii="Arial" w:eastAsia="Arial" w:hAnsi="Arial" w:cs="Arial"/>
          <w:i/>
          <w:color w:val="000000"/>
          <w:sz w:val="24"/>
          <w:szCs w:val="24"/>
          <w:highlight w:val="cyan"/>
        </w:rPr>
        <w:t>When</w:t>
      </w:r>
      <w:r w:rsidRPr="00BB5200">
        <w:rPr>
          <w:rFonts w:ascii="Arial" w:eastAsia="Arial" w:hAnsi="Arial" w:cs="Arial"/>
          <w:color w:val="000000"/>
          <w:sz w:val="24"/>
          <w:szCs w:val="24"/>
        </w:rPr>
        <w:t xml:space="preserve"> (quando será feito), </w:t>
      </w:r>
      <w:r w:rsidRPr="00BB5200">
        <w:rPr>
          <w:rFonts w:ascii="Arial" w:eastAsia="Arial" w:hAnsi="Arial" w:cs="Arial"/>
          <w:i/>
          <w:color w:val="000000"/>
          <w:sz w:val="24"/>
          <w:szCs w:val="24"/>
          <w:highlight w:val="cyan"/>
        </w:rPr>
        <w:t>Who</w:t>
      </w:r>
      <w:r w:rsidR="00EF0D06">
        <w:rPr>
          <w:rFonts w:ascii="Arial" w:eastAsia="Arial" w:hAnsi="Arial" w:cs="Arial"/>
          <w:color w:val="000000"/>
          <w:sz w:val="24"/>
          <w:szCs w:val="24"/>
        </w:rPr>
        <w:t xml:space="preserve"> (por que</w:t>
      </w:r>
      <w:r w:rsidRPr="00BB5200">
        <w:rPr>
          <w:rFonts w:ascii="Arial" w:eastAsia="Arial" w:hAnsi="Arial" w:cs="Arial"/>
          <w:color w:val="000000"/>
          <w:sz w:val="24"/>
          <w:szCs w:val="24"/>
        </w:rPr>
        <w:t xml:space="preserve"> será feito).</w:t>
      </w:r>
    </w:p>
    <w:p w14:paraId="1814A9D3" w14:textId="77777777"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p>
    <w:p w14:paraId="611D9451" w14:textId="32C72BBD" w:rsidR="00AE6AB5" w:rsidRDefault="00AE6AB5"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b/>
          <w:color w:val="000000"/>
          <w:sz w:val="24"/>
          <w:szCs w:val="24"/>
        </w:rPr>
      </w:pPr>
      <w:r>
        <w:rPr>
          <w:rFonts w:ascii="Arial" w:eastAsia="Arial" w:hAnsi="Arial" w:cs="Arial"/>
          <w:b/>
          <w:color w:val="000000"/>
          <w:sz w:val="24"/>
          <w:szCs w:val="24"/>
        </w:rPr>
        <w:t>7</w:t>
      </w:r>
      <w:r w:rsidRPr="00BB5200">
        <w:rPr>
          <w:rFonts w:ascii="Arial" w:eastAsia="Arial" w:hAnsi="Arial" w:cs="Arial"/>
          <w:b/>
          <w:color w:val="000000"/>
          <w:sz w:val="24"/>
          <w:szCs w:val="24"/>
        </w:rPr>
        <w:t xml:space="preserve">. Para gerenciamento da programação do planejamento, recomenda-se um método simples e objetivo, denominado </w:t>
      </w:r>
      <w:r w:rsidRPr="00E81C66">
        <w:rPr>
          <w:rFonts w:ascii="Arial" w:eastAsia="Arial" w:hAnsi="Arial" w:cs="Arial"/>
          <w:b/>
          <w:color w:val="000000"/>
          <w:sz w:val="24"/>
          <w:szCs w:val="24"/>
        </w:rPr>
        <w:t>5W2H</w:t>
      </w:r>
      <w:r w:rsidRPr="00BB5200">
        <w:rPr>
          <w:rFonts w:ascii="Arial" w:eastAsia="Arial" w:hAnsi="Arial" w:cs="Arial"/>
          <w:b/>
          <w:color w:val="000000"/>
          <w:sz w:val="24"/>
          <w:szCs w:val="24"/>
        </w:rPr>
        <w:t xml:space="preserve">. Trata-se de uma técnica que permite ao investigador fazer um </w:t>
      </w:r>
      <w:r w:rsidRPr="00BB5200">
        <w:rPr>
          <w:rFonts w:ascii="Arial" w:eastAsia="Arial" w:hAnsi="Arial" w:cs="Arial"/>
          <w:b/>
          <w:i/>
          <w:color w:val="000000"/>
          <w:sz w:val="24"/>
          <w:szCs w:val="24"/>
          <w:highlight w:val="cyan"/>
        </w:rPr>
        <w:t>checklist</w:t>
      </w:r>
      <w:r w:rsidRPr="00BB5200">
        <w:rPr>
          <w:rFonts w:ascii="Arial" w:eastAsia="Arial" w:hAnsi="Arial" w:cs="Arial"/>
          <w:b/>
          <w:color w:val="000000"/>
          <w:sz w:val="24"/>
          <w:szCs w:val="24"/>
        </w:rPr>
        <w:t xml:space="preserve"> das atividades que desenvolverá na apuração das provas.  </w:t>
      </w:r>
      <w:r>
        <w:rPr>
          <w:rFonts w:ascii="Arial" w:eastAsia="Arial" w:hAnsi="Arial" w:cs="Arial"/>
          <w:b/>
          <w:color w:val="000000"/>
          <w:sz w:val="24"/>
          <w:szCs w:val="24"/>
        </w:rPr>
        <w:t>Neste sentido, identifique a alternativa que representa a sigla 2H.</w:t>
      </w:r>
    </w:p>
    <w:p w14:paraId="6BC3CD61" w14:textId="77777777"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p>
    <w:p w14:paraId="7DC2CFED" w14:textId="4ED4C411" w:rsidR="00AE6AB5" w:rsidRPr="00BB5200" w:rsidRDefault="00AE6AB5"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r>
        <w:rPr>
          <w:rFonts w:ascii="Arial" w:eastAsia="Arial" w:hAnsi="Arial" w:cs="Arial"/>
          <w:color w:val="000000"/>
          <w:sz w:val="24"/>
          <w:szCs w:val="24"/>
        </w:rPr>
        <w:t>(</w:t>
      </w:r>
      <w:r w:rsidRPr="00BB5200">
        <w:rPr>
          <w:rFonts w:ascii="Arial" w:eastAsia="Arial" w:hAnsi="Arial" w:cs="Arial"/>
          <w:color w:val="FF0000"/>
          <w:sz w:val="24"/>
          <w:szCs w:val="24"/>
        </w:rPr>
        <w:t>X</w:t>
      </w:r>
      <w:r w:rsidRPr="00BB5200">
        <w:rPr>
          <w:rFonts w:ascii="Arial" w:eastAsia="Arial" w:hAnsi="Arial" w:cs="Arial"/>
          <w:color w:val="000000"/>
          <w:sz w:val="24"/>
          <w:szCs w:val="24"/>
        </w:rPr>
        <w:t xml:space="preserve">) </w:t>
      </w:r>
      <w:r>
        <w:rPr>
          <w:rFonts w:ascii="Arial" w:eastAsia="Arial" w:hAnsi="Arial" w:cs="Arial"/>
          <w:i/>
          <w:color w:val="000000"/>
          <w:sz w:val="24"/>
          <w:szCs w:val="24"/>
          <w:highlight w:val="cyan"/>
        </w:rPr>
        <w:t>How much</w:t>
      </w:r>
      <w:r>
        <w:rPr>
          <w:rFonts w:ascii="Arial" w:eastAsia="Arial" w:hAnsi="Arial" w:cs="Arial"/>
          <w:color w:val="000000"/>
          <w:sz w:val="24"/>
          <w:szCs w:val="24"/>
        </w:rPr>
        <w:t xml:space="preserve"> (quanto custará</w:t>
      </w:r>
      <w:r w:rsidRPr="00BB5200">
        <w:rPr>
          <w:rFonts w:ascii="Arial" w:eastAsia="Arial" w:hAnsi="Arial" w:cs="Arial"/>
          <w:color w:val="000000"/>
          <w:sz w:val="24"/>
          <w:szCs w:val="24"/>
        </w:rPr>
        <w:t xml:space="preserve">), </w:t>
      </w:r>
      <w:r>
        <w:rPr>
          <w:rFonts w:ascii="Arial" w:eastAsia="Arial" w:hAnsi="Arial" w:cs="Arial"/>
          <w:i/>
          <w:color w:val="000000"/>
          <w:sz w:val="24"/>
          <w:szCs w:val="24"/>
          <w:highlight w:val="cyan"/>
        </w:rPr>
        <w:t>How</w:t>
      </w:r>
      <w:r w:rsidRPr="00BB5200">
        <w:rPr>
          <w:rFonts w:ascii="Arial" w:eastAsia="Arial" w:hAnsi="Arial" w:cs="Arial"/>
          <w:i/>
          <w:color w:val="000000"/>
          <w:sz w:val="24"/>
          <w:szCs w:val="24"/>
          <w:highlight w:val="cyan"/>
        </w:rPr>
        <w:t xml:space="preserve"> </w:t>
      </w:r>
      <w:r>
        <w:rPr>
          <w:rFonts w:ascii="Arial" w:eastAsia="Arial" w:hAnsi="Arial" w:cs="Arial"/>
          <w:color w:val="000000"/>
          <w:sz w:val="24"/>
          <w:szCs w:val="24"/>
        </w:rPr>
        <w:t>(como</w:t>
      </w:r>
      <w:r w:rsidRPr="00BB5200">
        <w:rPr>
          <w:rFonts w:ascii="Arial" w:eastAsia="Arial" w:hAnsi="Arial" w:cs="Arial"/>
          <w:color w:val="000000"/>
          <w:sz w:val="24"/>
          <w:szCs w:val="24"/>
        </w:rPr>
        <w:t xml:space="preserve"> será feito)</w:t>
      </w:r>
      <w:r>
        <w:rPr>
          <w:rFonts w:ascii="Arial" w:eastAsia="Arial" w:hAnsi="Arial" w:cs="Arial"/>
          <w:color w:val="000000"/>
          <w:sz w:val="24"/>
          <w:szCs w:val="24"/>
        </w:rPr>
        <w:t>.</w:t>
      </w:r>
    </w:p>
    <w:p w14:paraId="6D046EB6" w14:textId="0B0883C0" w:rsidR="00AE6AB5" w:rsidRPr="00BB5200" w:rsidRDefault="00AE6AB5"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r>
        <w:rPr>
          <w:rFonts w:ascii="Arial" w:eastAsia="Arial" w:hAnsi="Arial" w:cs="Arial"/>
          <w:color w:val="000000"/>
          <w:sz w:val="24"/>
          <w:szCs w:val="24"/>
        </w:rPr>
        <w:t>(</w:t>
      </w:r>
      <w:r>
        <w:rPr>
          <w:rFonts w:ascii="Arial" w:eastAsia="Arial" w:hAnsi="Arial" w:cs="Arial"/>
          <w:color w:val="FF0000"/>
          <w:sz w:val="24"/>
          <w:szCs w:val="24"/>
        </w:rPr>
        <w:t xml:space="preserve">  </w:t>
      </w:r>
      <w:r w:rsidRPr="00BB5200">
        <w:rPr>
          <w:rFonts w:ascii="Arial" w:eastAsia="Arial" w:hAnsi="Arial" w:cs="Arial"/>
          <w:color w:val="000000"/>
          <w:sz w:val="24"/>
          <w:szCs w:val="24"/>
        </w:rPr>
        <w:t xml:space="preserve">) </w:t>
      </w:r>
      <w:r w:rsidR="005A1B68">
        <w:rPr>
          <w:rFonts w:ascii="Arial" w:eastAsia="Arial" w:hAnsi="Arial" w:cs="Arial"/>
          <w:i/>
          <w:color w:val="000000"/>
          <w:sz w:val="24"/>
          <w:szCs w:val="24"/>
          <w:highlight w:val="cyan"/>
        </w:rPr>
        <w:t>Ho</w:t>
      </w:r>
      <w:r w:rsidR="001B3FFB">
        <w:rPr>
          <w:rFonts w:ascii="Arial" w:eastAsia="Arial" w:hAnsi="Arial" w:cs="Arial"/>
          <w:i/>
          <w:color w:val="000000"/>
          <w:sz w:val="24"/>
          <w:szCs w:val="24"/>
          <w:highlight w:val="cyan"/>
        </w:rPr>
        <w:t>w</w:t>
      </w:r>
      <w:r>
        <w:rPr>
          <w:rFonts w:ascii="Arial" w:eastAsia="Arial" w:hAnsi="Arial" w:cs="Arial"/>
          <w:i/>
          <w:color w:val="000000"/>
          <w:sz w:val="24"/>
          <w:szCs w:val="24"/>
          <w:highlight w:val="cyan"/>
        </w:rPr>
        <w:t xml:space="preserve"> much</w:t>
      </w:r>
      <w:r>
        <w:rPr>
          <w:rFonts w:ascii="Arial" w:eastAsia="Arial" w:hAnsi="Arial" w:cs="Arial"/>
          <w:color w:val="000000"/>
          <w:sz w:val="24"/>
          <w:szCs w:val="24"/>
        </w:rPr>
        <w:t xml:space="preserve"> (quanto custará</w:t>
      </w:r>
      <w:r w:rsidRPr="00BB5200">
        <w:rPr>
          <w:rFonts w:ascii="Arial" w:eastAsia="Arial" w:hAnsi="Arial" w:cs="Arial"/>
          <w:color w:val="000000"/>
          <w:sz w:val="24"/>
          <w:szCs w:val="24"/>
        </w:rPr>
        <w:t xml:space="preserve">), </w:t>
      </w:r>
      <w:r w:rsidR="005A1B68">
        <w:rPr>
          <w:rFonts w:ascii="Arial" w:eastAsia="Arial" w:hAnsi="Arial" w:cs="Arial"/>
          <w:i/>
          <w:color w:val="000000"/>
          <w:sz w:val="24"/>
          <w:szCs w:val="24"/>
          <w:highlight w:val="cyan"/>
        </w:rPr>
        <w:t>Ho</w:t>
      </w:r>
      <w:r w:rsidR="001B3FFB">
        <w:rPr>
          <w:rFonts w:ascii="Arial" w:eastAsia="Arial" w:hAnsi="Arial" w:cs="Arial"/>
          <w:i/>
          <w:color w:val="000000"/>
          <w:sz w:val="24"/>
          <w:szCs w:val="24"/>
          <w:highlight w:val="cyan"/>
        </w:rPr>
        <w:t>w</w:t>
      </w:r>
      <w:r w:rsidRPr="00BB5200">
        <w:rPr>
          <w:rFonts w:ascii="Arial" w:eastAsia="Arial" w:hAnsi="Arial" w:cs="Arial"/>
          <w:i/>
          <w:color w:val="000000"/>
          <w:sz w:val="24"/>
          <w:szCs w:val="24"/>
          <w:highlight w:val="cyan"/>
        </w:rPr>
        <w:t xml:space="preserve"> </w:t>
      </w:r>
      <w:r w:rsidR="005A1B68">
        <w:rPr>
          <w:rFonts w:ascii="Arial" w:eastAsia="Arial" w:hAnsi="Arial" w:cs="Arial"/>
          <w:color w:val="000000"/>
          <w:sz w:val="24"/>
          <w:szCs w:val="24"/>
        </w:rPr>
        <w:t>(quando</w:t>
      </w:r>
      <w:r w:rsidRPr="00BB5200">
        <w:rPr>
          <w:rFonts w:ascii="Arial" w:eastAsia="Arial" w:hAnsi="Arial" w:cs="Arial"/>
          <w:color w:val="000000"/>
          <w:sz w:val="24"/>
          <w:szCs w:val="24"/>
        </w:rPr>
        <w:t xml:space="preserve"> será feito)</w:t>
      </w:r>
      <w:r>
        <w:rPr>
          <w:rFonts w:ascii="Arial" w:eastAsia="Arial" w:hAnsi="Arial" w:cs="Arial"/>
          <w:color w:val="000000"/>
          <w:sz w:val="24"/>
          <w:szCs w:val="24"/>
        </w:rPr>
        <w:t>.</w:t>
      </w:r>
    </w:p>
    <w:p w14:paraId="5D7C7AA2" w14:textId="77777777" w:rsidR="00BB5200" w:rsidRDefault="00BB5200"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p>
    <w:p w14:paraId="37A8AE58" w14:textId="1C659305" w:rsidR="00BB5200" w:rsidRDefault="00AC59BA"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Pr>
          <w:rFonts w:ascii="Arial" w:eastAsia="Arial" w:hAnsi="Arial" w:cs="Arial"/>
          <w:b/>
          <w:color w:val="000000"/>
          <w:sz w:val="24"/>
          <w:szCs w:val="24"/>
        </w:rPr>
        <w:t>8</w:t>
      </w:r>
      <w:r w:rsidR="00EF0D06" w:rsidRPr="00EF0D06">
        <w:rPr>
          <w:rFonts w:ascii="Arial" w:eastAsia="Arial" w:hAnsi="Arial" w:cs="Arial"/>
          <w:b/>
          <w:color w:val="000000"/>
          <w:sz w:val="24"/>
          <w:szCs w:val="24"/>
        </w:rPr>
        <w:t>. Considere as afirmações a seguir e assinale V para as verdadeiras e F para as falsas</w:t>
      </w:r>
      <w:r w:rsidR="00EF0D06">
        <w:rPr>
          <w:rFonts w:ascii="Arial" w:hAnsi="Arial" w:cs="Arial"/>
          <w:sz w:val="24"/>
          <w:szCs w:val="24"/>
        </w:rPr>
        <w:t>.</w:t>
      </w:r>
    </w:p>
    <w:p w14:paraId="155C7628" w14:textId="77777777"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p>
    <w:p w14:paraId="13839A24" w14:textId="6FBFE686"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auto"/>
          <w:sz w:val="24"/>
          <w:szCs w:val="24"/>
        </w:rPr>
      </w:pPr>
      <w:r>
        <w:rPr>
          <w:rFonts w:ascii="Arial" w:eastAsia="Arial" w:hAnsi="Arial" w:cs="Arial"/>
          <w:color w:val="000000"/>
          <w:sz w:val="24"/>
          <w:szCs w:val="24"/>
        </w:rPr>
        <w:t>(</w:t>
      </w:r>
      <w:r w:rsidRPr="00AC59BA">
        <w:rPr>
          <w:rFonts w:ascii="Arial" w:eastAsia="Arial" w:hAnsi="Arial" w:cs="Arial"/>
          <w:color w:val="FF0000"/>
          <w:sz w:val="24"/>
          <w:szCs w:val="24"/>
        </w:rPr>
        <w:t>V</w:t>
      </w:r>
      <w:r>
        <w:rPr>
          <w:rFonts w:ascii="Arial" w:eastAsia="Arial" w:hAnsi="Arial" w:cs="Arial"/>
          <w:color w:val="000000"/>
          <w:sz w:val="24"/>
          <w:szCs w:val="24"/>
        </w:rPr>
        <w:t xml:space="preserve">) </w:t>
      </w:r>
      <w:r w:rsidRPr="0068691B">
        <w:rPr>
          <w:rFonts w:ascii="Arial" w:eastAsia="Arial" w:hAnsi="Arial" w:cs="Arial"/>
          <w:color w:val="000000"/>
          <w:sz w:val="24"/>
          <w:szCs w:val="24"/>
        </w:rPr>
        <w:t>Concluída a fase de escolha dos métodos e técnicas que serão aplicados, a equipe deve</w:t>
      </w:r>
      <w:r>
        <w:rPr>
          <w:rFonts w:ascii="Arial" w:eastAsia="Arial" w:hAnsi="Arial" w:cs="Arial"/>
          <w:color w:val="000000"/>
          <w:sz w:val="24"/>
          <w:szCs w:val="24"/>
        </w:rPr>
        <w:t xml:space="preserve"> </w:t>
      </w:r>
      <w:r w:rsidRPr="0068691B">
        <w:rPr>
          <w:rFonts w:ascii="Arial" w:eastAsia="Arial" w:hAnsi="Arial" w:cs="Arial"/>
          <w:color w:val="000000"/>
          <w:sz w:val="24"/>
          <w:szCs w:val="24"/>
        </w:rPr>
        <w:t>elabora</w:t>
      </w:r>
      <w:r>
        <w:rPr>
          <w:rFonts w:ascii="Arial" w:eastAsia="Arial" w:hAnsi="Arial" w:cs="Arial"/>
          <w:color w:val="000000"/>
          <w:sz w:val="24"/>
          <w:szCs w:val="24"/>
        </w:rPr>
        <w:t xml:space="preserve">r </w:t>
      </w:r>
      <w:r w:rsidRPr="0068691B">
        <w:rPr>
          <w:rFonts w:ascii="Arial" w:eastAsia="Arial" w:hAnsi="Arial" w:cs="Arial"/>
          <w:color w:val="000000"/>
          <w:sz w:val="24"/>
          <w:szCs w:val="24"/>
        </w:rPr>
        <w:t>o pla</w:t>
      </w:r>
      <w:r w:rsidRPr="00E81C66">
        <w:rPr>
          <w:rFonts w:ascii="Arial" w:eastAsia="Arial" w:hAnsi="Arial" w:cs="Arial"/>
          <w:color w:val="auto"/>
          <w:sz w:val="24"/>
          <w:szCs w:val="24"/>
        </w:rPr>
        <w:t>no de investigação.</w:t>
      </w:r>
    </w:p>
    <w:p w14:paraId="440BE037" w14:textId="635F449A"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eastAsia="Arial" w:hAnsi="Arial" w:cs="Arial"/>
          <w:color w:val="000000"/>
          <w:sz w:val="24"/>
          <w:szCs w:val="24"/>
        </w:rPr>
      </w:pPr>
      <w:r>
        <w:rPr>
          <w:rFonts w:ascii="Arial" w:eastAsia="Arial" w:hAnsi="Arial" w:cs="Arial"/>
          <w:color w:val="000000"/>
          <w:sz w:val="24"/>
          <w:szCs w:val="24"/>
        </w:rPr>
        <w:lastRenderedPageBreak/>
        <w:t>(</w:t>
      </w:r>
      <w:r>
        <w:rPr>
          <w:rFonts w:ascii="Arial" w:eastAsia="Arial" w:hAnsi="Arial" w:cs="Arial"/>
          <w:color w:val="FF0000"/>
          <w:sz w:val="24"/>
          <w:szCs w:val="24"/>
        </w:rPr>
        <w:t>V</w:t>
      </w:r>
      <w:r>
        <w:rPr>
          <w:rFonts w:ascii="Arial" w:eastAsia="Arial" w:hAnsi="Arial" w:cs="Arial"/>
          <w:color w:val="000000"/>
          <w:sz w:val="24"/>
          <w:szCs w:val="24"/>
        </w:rPr>
        <w:t xml:space="preserve">) </w:t>
      </w:r>
      <w:r w:rsidRPr="0068691B">
        <w:rPr>
          <w:rFonts w:ascii="Arial" w:eastAsia="Arial" w:hAnsi="Arial" w:cs="Arial"/>
          <w:color w:val="000000"/>
          <w:sz w:val="24"/>
          <w:szCs w:val="24"/>
        </w:rPr>
        <w:t>A cada tipo de investigação</w:t>
      </w:r>
      <w:r w:rsidR="00E22752">
        <w:rPr>
          <w:rFonts w:ascii="Arial" w:eastAsia="Arial" w:hAnsi="Arial" w:cs="Arial"/>
          <w:color w:val="000000"/>
          <w:sz w:val="24"/>
          <w:szCs w:val="24"/>
        </w:rPr>
        <w:t>,</w:t>
      </w:r>
      <w:r w:rsidRPr="0068691B">
        <w:rPr>
          <w:rFonts w:ascii="Arial" w:eastAsia="Arial" w:hAnsi="Arial" w:cs="Arial"/>
          <w:color w:val="000000"/>
          <w:sz w:val="24"/>
          <w:szCs w:val="24"/>
        </w:rPr>
        <w:t xml:space="preserve"> devem ser aplicados os métodos e técnicas adequadas.</w:t>
      </w:r>
    </w:p>
    <w:p w14:paraId="6A5D3398" w14:textId="65BFC69B"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Pr>
          <w:rFonts w:ascii="Arial" w:eastAsia="Arial" w:hAnsi="Arial" w:cs="Arial"/>
          <w:color w:val="000000"/>
          <w:sz w:val="24"/>
          <w:szCs w:val="24"/>
        </w:rPr>
        <w:t>(</w:t>
      </w:r>
      <w:r w:rsidRPr="00AC59BA">
        <w:rPr>
          <w:rFonts w:ascii="Arial" w:eastAsia="Arial" w:hAnsi="Arial" w:cs="Arial"/>
          <w:color w:val="FF0000"/>
          <w:sz w:val="24"/>
          <w:szCs w:val="24"/>
        </w:rPr>
        <w:t>F</w:t>
      </w:r>
      <w:r>
        <w:rPr>
          <w:rFonts w:ascii="Arial" w:eastAsia="Arial" w:hAnsi="Arial" w:cs="Arial"/>
          <w:color w:val="000000"/>
          <w:sz w:val="24"/>
          <w:szCs w:val="24"/>
        </w:rPr>
        <w:t xml:space="preserve">) </w:t>
      </w:r>
      <w:r>
        <w:rPr>
          <w:rFonts w:ascii="Arial" w:eastAsia="Arial" w:hAnsi="Arial" w:cs="Arial"/>
          <w:sz w:val="24"/>
          <w:szCs w:val="24"/>
        </w:rPr>
        <w:t>A</w:t>
      </w:r>
      <w:r w:rsidRPr="0068691B">
        <w:rPr>
          <w:rFonts w:ascii="Arial" w:eastAsia="Arial" w:hAnsi="Arial" w:cs="Arial"/>
          <w:sz w:val="24"/>
          <w:szCs w:val="24"/>
        </w:rPr>
        <w:t xml:space="preserve"> equipe de investigação </w:t>
      </w:r>
      <w:r>
        <w:rPr>
          <w:rFonts w:ascii="Arial" w:eastAsia="Arial" w:hAnsi="Arial" w:cs="Arial"/>
          <w:sz w:val="24"/>
          <w:szCs w:val="24"/>
        </w:rPr>
        <w:t>nem</w:t>
      </w:r>
      <w:r w:rsidRPr="0068691B">
        <w:rPr>
          <w:rFonts w:ascii="Arial" w:eastAsia="Arial" w:hAnsi="Arial" w:cs="Arial"/>
          <w:sz w:val="24"/>
          <w:szCs w:val="24"/>
        </w:rPr>
        <w:t xml:space="preserve"> sempre </w:t>
      </w:r>
      <w:r>
        <w:rPr>
          <w:rFonts w:ascii="Arial" w:eastAsia="Arial" w:hAnsi="Arial" w:cs="Arial"/>
          <w:sz w:val="24"/>
          <w:szCs w:val="24"/>
        </w:rPr>
        <w:t xml:space="preserve">deve </w:t>
      </w:r>
      <w:r w:rsidRPr="0068691B">
        <w:rPr>
          <w:rFonts w:ascii="Arial" w:eastAsia="Arial" w:hAnsi="Arial" w:cs="Arial"/>
          <w:sz w:val="24"/>
          <w:szCs w:val="24"/>
        </w:rPr>
        <w:t>avaliar a qualidade da evidência como suporte para as provas que deseja apurar</w:t>
      </w:r>
      <w:r w:rsidR="000D26E5">
        <w:rPr>
          <w:rFonts w:ascii="Arial" w:eastAsia="Arial" w:hAnsi="Arial" w:cs="Arial"/>
          <w:sz w:val="24"/>
          <w:szCs w:val="24"/>
        </w:rPr>
        <w:t>.</w:t>
      </w:r>
    </w:p>
    <w:p w14:paraId="75976BB1" w14:textId="7FC5F87C" w:rsidR="00AC59BA" w:rsidRDefault="00AC59BA" w:rsidP="009C12E4">
      <w:pPr>
        <w:pBdr>
          <w:bottom w:val="single" w:sz="4" w:space="31" w:color="auto"/>
        </w:pBdr>
        <w:tabs>
          <w:tab w:val="left" w:pos="8504"/>
        </w:tabs>
        <w:spacing w:beforeLines="24" w:before="57" w:afterLines="24" w:after="57" w:line="360" w:lineRule="auto"/>
        <w:ind w:left="-142"/>
        <w:jc w:val="both"/>
        <w:rPr>
          <w:rFonts w:ascii="Arial" w:hAnsi="Arial" w:cs="Arial"/>
          <w:sz w:val="24"/>
          <w:szCs w:val="24"/>
        </w:rPr>
      </w:pPr>
      <w:r>
        <w:rPr>
          <w:rFonts w:ascii="Arial" w:hAnsi="Arial" w:cs="Arial"/>
          <w:sz w:val="24"/>
          <w:szCs w:val="24"/>
        </w:rPr>
        <w:t>(</w:t>
      </w:r>
      <w:r w:rsidRPr="00AC59BA">
        <w:rPr>
          <w:rFonts w:ascii="Arial" w:hAnsi="Arial" w:cs="Arial"/>
          <w:color w:val="FF0000"/>
          <w:sz w:val="24"/>
          <w:szCs w:val="24"/>
        </w:rPr>
        <w:t>V</w:t>
      </w:r>
      <w:r>
        <w:rPr>
          <w:rFonts w:ascii="Arial" w:hAnsi="Arial" w:cs="Arial"/>
          <w:sz w:val="24"/>
          <w:szCs w:val="24"/>
        </w:rPr>
        <w:t xml:space="preserve">) </w:t>
      </w:r>
      <w:r w:rsidRPr="00AC59BA">
        <w:rPr>
          <w:rFonts w:ascii="Arial" w:hAnsi="Arial" w:cs="Arial"/>
          <w:sz w:val="24"/>
          <w:szCs w:val="24"/>
        </w:rPr>
        <w:t>Avaliar o risco durante o planejamento da investigação de estupro busca</w:t>
      </w:r>
      <w:r w:rsidR="00E22752">
        <w:rPr>
          <w:rFonts w:ascii="Arial" w:hAnsi="Arial" w:cs="Arial"/>
          <w:sz w:val="24"/>
          <w:szCs w:val="24"/>
        </w:rPr>
        <w:t xml:space="preserve"> </w:t>
      </w:r>
      <w:r w:rsidRPr="00AC59BA">
        <w:rPr>
          <w:rFonts w:ascii="Arial" w:hAnsi="Arial" w:cs="Arial"/>
          <w:sz w:val="24"/>
          <w:szCs w:val="24"/>
        </w:rPr>
        <w:t>identificar situações relevantes que poderão acontecer durante o processo e prejudicar o resultado esperado.</w:t>
      </w:r>
    </w:p>
    <w:p w14:paraId="756B3630" w14:textId="77777777" w:rsidR="00987BEA" w:rsidRPr="00987BEA" w:rsidRDefault="00987BEA" w:rsidP="00987BEA">
      <w:pPr>
        <w:tabs>
          <w:tab w:val="left" w:pos="2490"/>
          <w:tab w:val="left" w:pos="8504"/>
        </w:tabs>
        <w:spacing w:beforeLines="24" w:before="57" w:afterLines="24" w:after="57" w:line="360" w:lineRule="auto"/>
        <w:jc w:val="both"/>
        <w:rPr>
          <w:rFonts w:ascii="Arial" w:eastAsia="Arial" w:hAnsi="Arial" w:cs="Arial"/>
          <w:b/>
          <w:sz w:val="24"/>
          <w:szCs w:val="24"/>
        </w:rPr>
      </w:pPr>
      <w:r w:rsidRPr="00987BEA">
        <w:rPr>
          <w:rFonts w:ascii="Arial" w:eastAsia="Arial" w:hAnsi="Arial" w:cs="Arial"/>
          <w:b/>
          <w:color w:val="000000"/>
          <w:sz w:val="24"/>
          <w:szCs w:val="24"/>
        </w:rPr>
        <w:t xml:space="preserve">9. A oportunidade e a abrangência têm maior relevância na definição do escopo de todo o procedimento investigatório, enquanto a extensão e profundidade estão relacionadas com a determinação do escopo dos atos específicos da investigação, a exemplo de uma busca e apreensão. </w:t>
      </w:r>
      <w:r w:rsidRPr="00987BEA">
        <w:rPr>
          <w:rFonts w:ascii="Arial" w:eastAsia="Arial" w:hAnsi="Arial" w:cs="Arial"/>
          <w:b/>
          <w:sz w:val="24"/>
          <w:szCs w:val="24"/>
        </w:rPr>
        <w:t>Considerando esta afirmativa, podemos dizer que o conceito é:</w:t>
      </w:r>
    </w:p>
    <w:p w14:paraId="2D0ABF02" w14:textId="77777777" w:rsidR="00987BEA" w:rsidRPr="00311F6B" w:rsidRDefault="00987BEA" w:rsidP="00987BEA">
      <w:pPr>
        <w:pStyle w:val="PargrafodaLista"/>
        <w:tabs>
          <w:tab w:val="left" w:pos="2490"/>
          <w:tab w:val="left" w:pos="8504"/>
        </w:tabs>
        <w:spacing w:beforeLines="24" w:before="57" w:afterLines="24" w:after="57" w:line="360" w:lineRule="auto"/>
        <w:ind w:left="76"/>
        <w:jc w:val="both"/>
        <w:rPr>
          <w:rFonts w:ascii="Arial" w:eastAsia="Arial" w:hAnsi="Arial" w:cs="Arial"/>
          <w:sz w:val="24"/>
          <w:szCs w:val="24"/>
        </w:rPr>
      </w:pPr>
      <w:r w:rsidRPr="00311F6B">
        <w:rPr>
          <w:rFonts w:ascii="Arial" w:eastAsia="Arial" w:hAnsi="Arial" w:cs="Arial"/>
          <w:sz w:val="24"/>
          <w:szCs w:val="24"/>
        </w:rPr>
        <w:t>(</w:t>
      </w:r>
      <w:r>
        <w:rPr>
          <w:rFonts w:ascii="Arial" w:eastAsia="Arial" w:hAnsi="Arial" w:cs="Arial"/>
          <w:color w:val="FF0000"/>
          <w:sz w:val="24"/>
          <w:szCs w:val="24"/>
        </w:rPr>
        <w:t>X</w:t>
      </w:r>
      <w:r w:rsidRPr="00311F6B">
        <w:rPr>
          <w:rFonts w:ascii="Arial" w:eastAsia="Arial" w:hAnsi="Arial" w:cs="Arial"/>
          <w:sz w:val="24"/>
          <w:szCs w:val="24"/>
        </w:rPr>
        <w:t>) Verdadeiro.</w:t>
      </w:r>
    </w:p>
    <w:p w14:paraId="104E750A" w14:textId="77777777" w:rsidR="00987BEA" w:rsidRPr="00311F6B" w:rsidRDefault="00987BEA" w:rsidP="00987BEA">
      <w:pPr>
        <w:pStyle w:val="PargrafodaLista"/>
        <w:tabs>
          <w:tab w:val="left" w:pos="2490"/>
          <w:tab w:val="left" w:pos="8504"/>
        </w:tabs>
        <w:spacing w:beforeLines="24" w:before="57" w:afterLines="24" w:after="57" w:line="360" w:lineRule="auto"/>
        <w:ind w:left="76"/>
        <w:jc w:val="both"/>
        <w:rPr>
          <w:rFonts w:ascii="Arial" w:eastAsia="Arial" w:hAnsi="Arial" w:cs="Arial"/>
          <w:sz w:val="24"/>
          <w:szCs w:val="24"/>
        </w:rPr>
      </w:pPr>
      <w:r>
        <w:rPr>
          <w:rFonts w:ascii="Arial" w:eastAsia="Arial" w:hAnsi="Arial" w:cs="Arial"/>
          <w:sz w:val="24"/>
          <w:szCs w:val="24"/>
        </w:rPr>
        <w:t>(</w:t>
      </w:r>
      <w:r>
        <w:rPr>
          <w:rFonts w:ascii="Arial" w:eastAsia="Arial" w:hAnsi="Arial" w:cs="Arial"/>
          <w:color w:val="FF0000"/>
          <w:sz w:val="24"/>
          <w:szCs w:val="24"/>
        </w:rPr>
        <w:t xml:space="preserve">  </w:t>
      </w:r>
      <w:r w:rsidRPr="00311F6B">
        <w:rPr>
          <w:rFonts w:ascii="Arial" w:eastAsia="Arial" w:hAnsi="Arial" w:cs="Arial"/>
          <w:sz w:val="24"/>
          <w:szCs w:val="24"/>
        </w:rPr>
        <w:t>) Falso.</w:t>
      </w:r>
    </w:p>
    <w:p w14:paraId="44E0AA79" w14:textId="77777777" w:rsidR="00BB5200" w:rsidRDefault="00BB5200"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2CECB4C9" w14:textId="68DAACCC"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sz w:val="24"/>
          <w:szCs w:val="24"/>
        </w:rPr>
      </w:pPr>
      <w:r>
        <w:rPr>
          <w:rFonts w:ascii="Arial" w:eastAsia="Arial" w:hAnsi="Arial" w:cs="Arial"/>
          <w:b/>
          <w:color w:val="000000"/>
          <w:sz w:val="24"/>
          <w:szCs w:val="24"/>
        </w:rPr>
        <w:t xml:space="preserve">10. Vestígio é o dado bruto colhido pela investigação, enquanto evidência é o dado tratado e, de alguma forma, relacionado com o fato delituoso em apuração. </w:t>
      </w:r>
      <w:r w:rsidRPr="00987BEA">
        <w:rPr>
          <w:rFonts w:ascii="Arial" w:eastAsia="Arial" w:hAnsi="Arial" w:cs="Arial"/>
          <w:b/>
          <w:sz w:val="24"/>
          <w:szCs w:val="24"/>
        </w:rPr>
        <w:t>Considerando esta afirmativa, podemos dizer que o conceito é:</w:t>
      </w:r>
    </w:p>
    <w:p w14:paraId="4AA457CF" w14:textId="20D71399" w:rsidR="00987BEA" w:rsidRP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color w:val="000000"/>
          <w:sz w:val="24"/>
          <w:szCs w:val="24"/>
        </w:rPr>
      </w:pPr>
      <w:r w:rsidRPr="00987BEA">
        <w:rPr>
          <w:rFonts w:ascii="Arial" w:eastAsia="Arial" w:hAnsi="Arial" w:cs="Arial"/>
          <w:color w:val="000000"/>
          <w:sz w:val="24"/>
          <w:szCs w:val="24"/>
        </w:rPr>
        <w:t>(</w:t>
      </w:r>
      <w:r w:rsidRPr="00987BEA">
        <w:rPr>
          <w:rFonts w:ascii="Arial" w:eastAsia="Arial" w:hAnsi="Arial" w:cs="Arial"/>
          <w:color w:val="FF0000"/>
          <w:sz w:val="24"/>
          <w:szCs w:val="24"/>
        </w:rPr>
        <w:t>X</w:t>
      </w:r>
      <w:r w:rsidRPr="00987BEA">
        <w:rPr>
          <w:rFonts w:ascii="Arial" w:eastAsia="Arial" w:hAnsi="Arial" w:cs="Arial"/>
          <w:color w:val="000000"/>
          <w:sz w:val="24"/>
          <w:szCs w:val="24"/>
        </w:rPr>
        <w:t>)</w:t>
      </w:r>
      <w:r>
        <w:rPr>
          <w:rFonts w:ascii="Arial" w:eastAsia="Arial" w:hAnsi="Arial" w:cs="Arial"/>
          <w:color w:val="000000"/>
          <w:sz w:val="24"/>
          <w:szCs w:val="24"/>
        </w:rPr>
        <w:t xml:space="preserve"> Verdadeiro.</w:t>
      </w:r>
    </w:p>
    <w:p w14:paraId="044571FA" w14:textId="7617A4D4"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r>
        <w:rPr>
          <w:rFonts w:ascii="Arial" w:eastAsia="Arial" w:hAnsi="Arial" w:cs="Arial"/>
          <w:color w:val="000000"/>
          <w:sz w:val="24"/>
          <w:szCs w:val="24"/>
        </w:rPr>
        <w:t>(  ) Falso.</w:t>
      </w:r>
    </w:p>
    <w:p w14:paraId="5495DA60"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13E76C78"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3038F809"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14902CD7"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7A14F717"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11581609"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7B52014D"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1408E35B"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72B13D9D" w14:textId="282402C6" w:rsidR="00987BEA" w:rsidRPr="00EC2C57" w:rsidRDefault="00987BEA" w:rsidP="00987BEA">
      <w:pPr>
        <w:spacing w:beforeLines="24" w:before="57" w:afterLines="24" w:after="57" w:line="360" w:lineRule="auto"/>
        <w:jc w:val="both"/>
        <w:rPr>
          <w:rFonts w:ascii="Arial" w:eastAsia="Arial" w:hAnsi="Arial" w:cs="Arial"/>
          <w:color w:val="FF0000"/>
          <w:sz w:val="24"/>
          <w:szCs w:val="24"/>
        </w:rPr>
      </w:pPr>
      <w:r w:rsidRPr="00EC2C57">
        <w:rPr>
          <w:rFonts w:ascii="Arial" w:eastAsia="Arial" w:hAnsi="Arial" w:cs="Arial"/>
          <w:color w:val="FF0000"/>
          <w:sz w:val="24"/>
          <w:szCs w:val="24"/>
        </w:rPr>
        <w:lastRenderedPageBreak/>
        <w:t>Vestígio é</w:t>
      </w:r>
      <w:r>
        <w:rPr>
          <w:rFonts w:ascii="Arial" w:eastAsia="Arial" w:hAnsi="Arial" w:cs="Arial"/>
          <w:color w:val="FF0000"/>
          <w:sz w:val="24"/>
          <w:szCs w:val="24"/>
        </w:rPr>
        <w:t xml:space="preserve"> </w:t>
      </w:r>
      <w:r w:rsidRPr="00EC2C57">
        <w:rPr>
          <w:rFonts w:ascii="Arial" w:eastAsia="Arial" w:hAnsi="Arial" w:cs="Arial"/>
          <w:color w:val="FF0000"/>
          <w:sz w:val="24"/>
          <w:szCs w:val="24"/>
        </w:rPr>
        <w:t xml:space="preserve">o dado bruto colhido pela investigação, enquanto evidência é o dado tratado e, de alguma forma, relacionado com o fato delituoso em apuração. </w:t>
      </w:r>
    </w:p>
    <w:p w14:paraId="2CD7ED24"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eastAsia="Arial" w:hAnsi="Arial" w:cs="Arial"/>
          <w:b/>
          <w:color w:val="000000"/>
          <w:sz w:val="24"/>
          <w:szCs w:val="24"/>
        </w:rPr>
      </w:pPr>
    </w:p>
    <w:p w14:paraId="5B639D15" w14:textId="77777777" w:rsidR="00987BEA" w:rsidRDefault="00987BEA" w:rsidP="00BB5200">
      <w:pPr>
        <w:pBdr>
          <w:bottom w:val="single" w:sz="8" w:space="31" w:color="000000"/>
        </w:pBdr>
        <w:tabs>
          <w:tab w:val="left" w:pos="8504"/>
        </w:tabs>
        <w:spacing w:beforeLines="24" w:before="57" w:afterLines="24" w:after="57" w:line="360" w:lineRule="auto"/>
        <w:ind w:left="-142"/>
        <w:jc w:val="both"/>
        <w:rPr>
          <w:rFonts w:ascii="Arial" w:hAnsi="Arial" w:cs="Arial"/>
          <w:sz w:val="24"/>
          <w:szCs w:val="24"/>
        </w:rPr>
      </w:pPr>
    </w:p>
    <w:sectPr w:rsidR="00987BEA" w:rsidSect="00556815">
      <w:pgSz w:w="11906" w:h="16838"/>
      <w:pgMar w:top="1417" w:right="1274" w:bottom="1417" w:left="1701" w:header="0"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nrley" w:date="2019-11-01T23:51:00Z" w:initials="D">
    <w:p w14:paraId="3A7D8DA9" w14:textId="7A742C20" w:rsidR="009C12E4" w:rsidRDefault="009C12E4">
      <w:pPr>
        <w:pStyle w:val="Textodecomentrio"/>
      </w:pPr>
      <w:r>
        <w:rPr>
          <w:rStyle w:val="Refdecomentrio"/>
        </w:rPr>
        <w:annotationRef/>
      </w:r>
      <w:r>
        <w:t>DG: Favor inserir balões de conversa com o diálogo a seguir:</w:t>
      </w:r>
    </w:p>
    <w:p w14:paraId="331F12C6" w14:textId="77777777" w:rsidR="009C12E4" w:rsidRDefault="009C12E4">
      <w:pPr>
        <w:pStyle w:val="Textodecomentrio"/>
      </w:pPr>
    </w:p>
    <w:p w14:paraId="50650D2E" w14:textId="14BB0350" w:rsidR="009C12E4" w:rsidRPr="0068691B" w:rsidRDefault="009C12E4" w:rsidP="005101F8">
      <w:pPr>
        <w:spacing w:beforeLines="24" w:before="57" w:afterLines="24" w:after="57" w:line="360" w:lineRule="auto"/>
        <w:ind w:hanging="142"/>
        <w:jc w:val="both"/>
        <w:rPr>
          <w:rFonts w:ascii="Arial" w:hAnsi="Arial" w:cs="Arial"/>
          <w:sz w:val="24"/>
          <w:szCs w:val="24"/>
        </w:rPr>
      </w:pPr>
      <w:r>
        <w:rPr>
          <w:rFonts w:ascii="Arial" w:eastAsia="Arial" w:hAnsi="Arial" w:cs="Arial"/>
          <w:i/>
          <w:color w:val="000000"/>
          <w:sz w:val="24"/>
          <w:szCs w:val="24"/>
        </w:rPr>
        <w:t>“ –</w:t>
      </w:r>
      <w:r w:rsidRPr="0068691B">
        <w:rPr>
          <w:rFonts w:ascii="Arial" w:eastAsia="Arial" w:hAnsi="Arial" w:cs="Arial"/>
          <w:i/>
          <w:color w:val="000000"/>
          <w:sz w:val="24"/>
          <w:szCs w:val="24"/>
        </w:rPr>
        <w:t xml:space="preserve"> O senhor poderia me dizer, por favor, qual o caminho que devo tomar para sair daqui?</w:t>
      </w:r>
    </w:p>
    <w:p w14:paraId="4FB782CA" w14:textId="32B02605" w:rsidR="009C12E4" w:rsidRPr="0068691B" w:rsidRDefault="009C12E4" w:rsidP="005101F8">
      <w:pPr>
        <w:spacing w:beforeLines="24" w:before="57" w:afterLines="24" w:after="57" w:line="360" w:lineRule="auto"/>
        <w:jc w:val="both"/>
        <w:rPr>
          <w:rFonts w:ascii="Arial" w:hAnsi="Arial" w:cs="Arial"/>
          <w:sz w:val="24"/>
          <w:szCs w:val="24"/>
        </w:rPr>
      </w:pPr>
      <w:r>
        <w:rPr>
          <w:rFonts w:ascii="Arial" w:eastAsia="Arial" w:hAnsi="Arial" w:cs="Arial"/>
          <w:i/>
          <w:color w:val="000000"/>
          <w:sz w:val="24"/>
          <w:szCs w:val="24"/>
        </w:rPr>
        <w:t>– Isso depende muito de a</w:t>
      </w:r>
      <w:r w:rsidRPr="0068691B">
        <w:rPr>
          <w:rFonts w:ascii="Arial" w:eastAsia="Arial" w:hAnsi="Arial" w:cs="Arial"/>
          <w:i/>
          <w:color w:val="000000"/>
          <w:sz w:val="24"/>
          <w:szCs w:val="24"/>
        </w:rPr>
        <w:t>onde você quer ir.</w:t>
      </w:r>
    </w:p>
    <w:p w14:paraId="4E215A7F" w14:textId="263C88CD" w:rsidR="009C12E4" w:rsidRPr="0068691B" w:rsidRDefault="009C12E4" w:rsidP="005101F8">
      <w:pPr>
        <w:spacing w:beforeLines="24" w:before="57" w:afterLines="24" w:after="57" w:line="360" w:lineRule="auto"/>
        <w:jc w:val="both"/>
        <w:rPr>
          <w:rFonts w:ascii="Arial" w:hAnsi="Arial" w:cs="Arial"/>
          <w:sz w:val="24"/>
          <w:szCs w:val="24"/>
        </w:rPr>
      </w:pPr>
      <w:r>
        <w:rPr>
          <w:rFonts w:ascii="Arial" w:eastAsia="Arial" w:hAnsi="Arial" w:cs="Arial"/>
          <w:i/>
          <w:color w:val="000000"/>
          <w:sz w:val="24"/>
          <w:szCs w:val="24"/>
        </w:rPr>
        <w:t>–</w:t>
      </w:r>
      <w:r w:rsidRPr="0068691B">
        <w:rPr>
          <w:rFonts w:ascii="Arial" w:eastAsia="Arial" w:hAnsi="Arial" w:cs="Arial"/>
          <w:i/>
          <w:color w:val="000000"/>
          <w:sz w:val="24"/>
          <w:szCs w:val="24"/>
        </w:rPr>
        <w:t xml:space="preserve"> Não me importa muito para onde...</w:t>
      </w:r>
    </w:p>
    <w:p w14:paraId="70998F2D" w14:textId="1B23B34E" w:rsidR="009C12E4" w:rsidRPr="0068691B" w:rsidRDefault="009C12E4" w:rsidP="005101F8">
      <w:pPr>
        <w:spacing w:beforeLines="24" w:before="57" w:afterLines="24" w:after="57" w:line="360" w:lineRule="auto"/>
        <w:jc w:val="both"/>
        <w:rPr>
          <w:rFonts w:ascii="Arial" w:hAnsi="Arial" w:cs="Arial"/>
          <w:sz w:val="24"/>
          <w:szCs w:val="24"/>
        </w:rPr>
      </w:pPr>
      <w:r>
        <w:rPr>
          <w:rFonts w:ascii="Arial" w:eastAsia="Arial" w:hAnsi="Arial" w:cs="Arial"/>
          <w:i/>
          <w:color w:val="000000"/>
          <w:sz w:val="24"/>
          <w:szCs w:val="24"/>
        </w:rPr>
        <w:t>–</w:t>
      </w:r>
      <w:r w:rsidRPr="0068691B">
        <w:rPr>
          <w:rFonts w:ascii="Arial" w:eastAsia="Arial" w:hAnsi="Arial" w:cs="Arial"/>
          <w:i/>
          <w:color w:val="000000"/>
          <w:sz w:val="24"/>
          <w:szCs w:val="24"/>
        </w:rPr>
        <w:t xml:space="preserve"> Então não importa o caminho que você escolher</w:t>
      </w:r>
      <w:r>
        <w:rPr>
          <w:rFonts w:ascii="Arial" w:eastAsia="Arial" w:hAnsi="Arial" w:cs="Arial"/>
          <w:i/>
          <w:color w:val="000000"/>
          <w:sz w:val="24"/>
          <w:szCs w:val="24"/>
        </w:rPr>
        <w:t>. ”</w:t>
      </w:r>
    </w:p>
    <w:p w14:paraId="0DA0BB0D" w14:textId="77777777" w:rsidR="009C12E4" w:rsidRDefault="009C12E4">
      <w:pPr>
        <w:pStyle w:val="Textodecomentrio"/>
      </w:pPr>
    </w:p>
    <w:p w14:paraId="6A34877C" w14:textId="77777777" w:rsidR="009C12E4" w:rsidRDefault="009C12E4">
      <w:pPr>
        <w:pStyle w:val="Textodecomentrio"/>
      </w:pPr>
    </w:p>
    <w:p w14:paraId="136E17C4" w14:textId="77777777" w:rsidR="009C12E4" w:rsidRDefault="009C12E4" w:rsidP="00D84F6D">
      <w:pPr>
        <w:pStyle w:val="Textodecomentrio"/>
      </w:pPr>
      <w:r>
        <w:t xml:space="preserve">FONTE: </w:t>
      </w:r>
      <w:r>
        <w:rPr>
          <w:rStyle w:val="Refdecomentrio"/>
        </w:rPr>
        <w:annotationRef/>
      </w:r>
      <w:hyperlink r:id="rId1" w:history="1">
        <w:r>
          <w:rPr>
            <w:rStyle w:val="Hyperlink"/>
          </w:rPr>
          <w:t>https://www.shutterstock.com/pt/image-photo/collage-two-images-showing-giant-female-96101450</w:t>
        </w:r>
      </w:hyperlink>
    </w:p>
    <w:p w14:paraId="348ACF50" w14:textId="02C9D146" w:rsidR="009C12E4" w:rsidRDefault="009C12E4">
      <w:pPr>
        <w:pStyle w:val="Textodecomentrio"/>
        <w:rPr>
          <w:rStyle w:val="Hyperlink"/>
        </w:rPr>
      </w:pPr>
    </w:p>
    <w:p w14:paraId="2B02BA2F" w14:textId="77777777" w:rsidR="009C12E4" w:rsidRDefault="009C12E4">
      <w:pPr>
        <w:pStyle w:val="Textodecomentrio"/>
        <w:rPr>
          <w:rStyle w:val="Hyperlink"/>
        </w:rPr>
      </w:pPr>
    </w:p>
    <w:p w14:paraId="22AD5D84" w14:textId="36131764" w:rsidR="009C12E4" w:rsidRPr="003635F6" w:rsidRDefault="009C12E4">
      <w:pPr>
        <w:pStyle w:val="Textodecomentrio"/>
        <w:rPr>
          <w:color w:val="0000FF"/>
          <w:u w:val="single"/>
        </w:rPr>
      </w:pPr>
      <w:r w:rsidRPr="003635F6">
        <w:t>DG: FAVOR UTILIZAR CORES MAIS SÓBRIAS NAS ILUSTRAÇÕES, DEVIDO A SERIEDADE E CONCEITO DO MATERIAL. OBRIGADO.</w:t>
      </w:r>
    </w:p>
  </w:comment>
  <w:comment w:id="1" w:author="Danrley" w:date="2019-11-01T23:51:00Z" w:initials="D">
    <w:p w14:paraId="2022D09B" w14:textId="64B73634" w:rsidR="009C12E4" w:rsidRDefault="009C12E4" w:rsidP="0063620E">
      <w:pPr>
        <w:pStyle w:val="Textodecomentrio"/>
      </w:pPr>
      <w:r>
        <w:rPr>
          <w:rStyle w:val="Refdecomentrio"/>
        </w:rPr>
        <w:annotationRef/>
      </w:r>
      <w:r>
        <w:rPr>
          <w:rStyle w:val="Refdecomentrio"/>
        </w:rPr>
        <w:annotationRef/>
      </w:r>
      <w:r>
        <w:t>DG: Favor inserir um infográfico, conforme modelo, com as seguintes informações descritas (inserir ícone):</w:t>
      </w:r>
    </w:p>
    <w:p w14:paraId="72A988DF" w14:textId="77777777" w:rsidR="009C12E4" w:rsidRDefault="009C12E4" w:rsidP="0063620E">
      <w:pPr>
        <w:pStyle w:val="Textodecomentrio"/>
      </w:pPr>
    </w:p>
    <w:p w14:paraId="7E90D659" w14:textId="504B8ABA"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r>
        <w:rPr>
          <w:noProof/>
        </w:rPr>
        <w:drawing>
          <wp:inline distT="0" distB="0" distL="0" distR="0" wp14:anchorId="7D15F3FB" wp14:editId="4E3DF266">
            <wp:extent cx="504825" cy="5143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04825" cy="514350"/>
                    </a:xfrm>
                    <a:prstGeom prst="rect">
                      <a:avLst/>
                    </a:prstGeom>
                  </pic:spPr>
                </pic:pic>
              </a:graphicData>
            </a:graphic>
          </wp:inline>
        </w:drawing>
      </w:r>
      <w:r>
        <w:rPr>
          <w:rFonts w:ascii="Arial" w:eastAsia="Arial" w:hAnsi="Arial" w:cs="Arial"/>
          <w:color w:val="000000"/>
          <w:sz w:val="24"/>
          <w:szCs w:val="24"/>
        </w:rPr>
        <w:t xml:space="preserve">1 – </w:t>
      </w:r>
      <w:r w:rsidRPr="00D52FB2">
        <w:rPr>
          <w:rFonts w:ascii="Arial" w:eastAsia="Arial" w:hAnsi="Arial" w:cs="Arial"/>
          <w:b/>
          <w:color w:val="auto"/>
          <w:sz w:val="24"/>
          <w:szCs w:val="24"/>
        </w:rPr>
        <w:t>MUDAR UMA REALIDADE</w:t>
      </w:r>
    </w:p>
    <w:p w14:paraId="1B47A8C7" w14:textId="55B49C06"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r>
        <w:rPr>
          <w:rFonts w:ascii="Arial" w:eastAsia="Arial" w:hAnsi="Arial" w:cs="Arial"/>
          <w:color w:val="000000"/>
          <w:sz w:val="24"/>
          <w:szCs w:val="24"/>
        </w:rPr>
        <w:t>Planejamento Estratégico</w:t>
      </w:r>
    </w:p>
    <w:p w14:paraId="7417F23A" w14:textId="77777777"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p>
    <w:p w14:paraId="608DDF8A" w14:textId="712E8101"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r>
        <w:rPr>
          <w:noProof/>
        </w:rPr>
        <w:drawing>
          <wp:inline distT="0" distB="0" distL="0" distR="0" wp14:anchorId="4BB016A7" wp14:editId="3D61EF84">
            <wp:extent cx="476250" cy="4953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76250" cy="495300"/>
                    </a:xfrm>
                    <a:prstGeom prst="rect">
                      <a:avLst/>
                    </a:prstGeom>
                  </pic:spPr>
                </pic:pic>
              </a:graphicData>
            </a:graphic>
          </wp:inline>
        </w:drawing>
      </w:r>
      <w:r>
        <w:rPr>
          <w:rFonts w:ascii="Arial" w:eastAsia="Arial" w:hAnsi="Arial" w:cs="Arial"/>
          <w:color w:val="000000"/>
          <w:sz w:val="24"/>
          <w:szCs w:val="24"/>
        </w:rPr>
        <w:t xml:space="preserve"> 2 – </w:t>
      </w:r>
      <w:r w:rsidRPr="00D52FB2">
        <w:rPr>
          <w:rFonts w:ascii="Arial" w:eastAsia="Arial" w:hAnsi="Arial" w:cs="Arial"/>
          <w:b/>
          <w:color w:val="000000"/>
          <w:sz w:val="24"/>
          <w:szCs w:val="24"/>
        </w:rPr>
        <w:t>CUMPRIR UMA FINALIDADE</w:t>
      </w:r>
    </w:p>
    <w:p w14:paraId="13663A86" w14:textId="41B00A87"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r>
        <w:rPr>
          <w:rFonts w:ascii="Arial" w:eastAsia="Arial" w:hAnsi="Arial" w:cs="Arial"/>
          <w:color w:val="000000"/>
          <w:sz w:val="24"/>
          <w:szCs w:val="24"/>
        </w:rPr>
        <w:t>Planejamento Tático</w:t>
      </w:r>
    </w:p>
    <w:p w14:paraId="7CD5FBB7" w14:textId="77777777"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p>
    <w:p w14:paraId="7DB468A7" w14:textId="7C9B914A"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r>
        <w:rPr>
          <w:noProof/>
        </w:rPr>
        <w:drawing>
          <wp:inline distT="0" distB="0" distL="0" distR="0" wp14:anchorId="7721C249" wp14:editId="652754D7">
            <wp:extent cx="428625" cy="4857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28625" cy="485775"/>
                    </a:xfrm>
                    <a:prstGeom prst="rect">
                      <a:avLst/>
                    </a:prstGeom>
                  </pic:spPr>
                </pic:pic>
              </a:graphicData>
            </a:graphic>
          </wp:inline>
        </w:drawing>
      </w:r>
      <w:r>
        <w:rPr>
          <w:rFonts w:ascii="Arial" w:eastAsia="Arial" w:hAnsi="Arial" w:cs="Arial"/>
          <w:color w:val="000000"/>
          <w:sz w:val="24"/>
          <w:szCs w:val="24"/>
        </w:rPr>
        <w:t xml:space="preserve">3 – </w:t>
      </w:r>
      <w:r w:rsidRPr="00D52FB2">
        <w:rPr>
          <w:rFonts w:ascii="Arial" w:eastAsia="Arial" w:hAnsi="Arial" w:cs="Arial"/>
          <w:b/>
          <w:color w:val="000000"/>
          <w:sz w:val="24"/>
          <w:szCs w:val="24"/>
        </w:rPr>
        <w:t>ORGANIZAR UMA ATIVIDADE</w:t>
      </w:r>
    </w:p>
    <w:p w14:paraId="1990A7AD" w14:textId="2A410684" w:rsidR="009C12E4" w:rsidRDefault="009C12E4" w:rsidP="0063620E">
      <w:pPr>
        <w:shd w:val="clear" w:color="auto" w:fill="D0CECE"/>
        <w:spacing w:beforeLines="24" w:before="57" w:afterLines="24" w:after="57" w:line="360" w:lineRule="auto"/>
        <w:ind w:right="1983"/>
        <w:jc w:val="both"/>
        <w:rPr>
          <w:rFonts w:ascii="Arial" w:eastAsia="Arial" w:hAnsi="Arial" w:cs="Arial"/>
          <w:color w:val="000000"/>
          <w:sz w:val="24"/>
          <w:szCs w:val="24"/>
        </w:rPr>
      </w:pPr>
      <w:r>
        <w:rPr>
          <w:rFonts w:ascii="Arial" w:eastAsia="Arial" w:hAnsi="Arial" w:cs="Arial"/>
          <w:color w:val="000000"/>
          <w:sz w:val="24"/>
          <w:szCs w:val="24"/>
        </w:rPr>
        <w:t>Planejamento Operacional</w:t>
      </w:r>
    </w:p>
    <w:p w14:paraId="157C1510" w14:textId="77777777" w:rsidR="009C12E4" w:rsidRDefault="009C12E4" w:rsidP="0063620E">
      <w:pPr>
        <w:pStyle w:val="Textodecomentrio"/>
        <w:rPr>
          <w:rFonts w:ascii="Arial" w:eastAsia="Arial" w:hAnsi="Arial" w:cs="Arial"/>
          <w:color w:val="000000"/>
          <w:sz w:val="24"/>
          <w:szCs w:val="24"/>
        </w:rPr>
      </w:pPr>
    </w:p>
    <w:p w14:paraId="5440BCAF" w14:textId="3989039A" w:rsidR="009C12E4" w:rsidRDefault="009C12E4" w:rsidP="0063620E">
      <w:pPr>
        <w:pStyle w:val="Textodecomentrio"/>
      </w:pPr>
      <w:r>
        <w:t xml:space="preserve">FONTES: </w:t>
      </w:r>
      <w:hyperlink r:id="rId5" w:history="1">
        <w:r>
          <w:rPr>
            <w:rStyle w:val="Hyperlink"/>
          </w:rPr>
          <w:t>https://www.shutterstock.com/pt/image-vector/business-infographic-template-vector-design-icons-1473757619</w:t>
        </w:r>
      </w:hyperlink>
    </w:p>
    <w:p w14:paraId="585C0EE6" w14:textId="77777777" w:rsidR="009C12E4" w:rsidRDefault="009C12E4" w:rsidP="0063620E">
      <w:pPr>
        <w:pStyle w:val="Textodecomentrio"/>
      </w:pPr>
    </w:p>
    <w:p w14:paraId="1A25E9DC" w14:textId="3B895F89" w:rsidR="009C12E4" w:rsidRDefault="009C12E4">
      <w:pPr>
        <w:pStyle w:val="Textodecomentrio"/>
      </w:pPr>
    </w:p>
  </w:comment>
  <w:comment w:id="2" w:author="SEAD" w:date="2019-11-28T14:57:00Z" w:initials="S">
    <w:p w14:paraId="3A3DBB94" w14:textId="4F70038A" w:rsidR="009C12E4" w:rsidRPr="008B6008" w:rsidRDefault="009C12E4">
      <w:pPr>
        <w:pStyle w:val="Textodecomentrio"/>
        <w:rPr>
          <w:b/>
        </w:rPr>
      </w:pPr>
      <w:r>
        <w:rPr>
          <w:rStyle w:val="Refdecomentrio"/>
        </w:rPr>
        <w:annotationRef/>
      </w:r>
      <w:r w:rsidRPr="008B6008">
        <w:rPr>
          <w:b/>
          <w:color w:val="FF0000"/>
        </w:rPr>
        <w:t xml:space="preserve">ONLINE: </w:t>
      </w:r>
      <w:r w:rsidR="008B6008" w:rsidRPr="008B6008">
        <w:rPr>
          <w:b/>
          <w:color w:val="FF0000"/>
        </w:rPr>
        <w:t>FLIP CARD com ícones</w:t>
      </w:r>
    </w:p>
  </w:comment>
  <w:comment w:id="5" w:author="Cíntia" w:date="2019-11-04T16:54:00Z" w:initials="C">
    <w:p w14:paraId="6B38E92E" w14:textId="066FBC35" w:rsidR="009C12E4" w:rsidRDefault="009C12E4" w:rsidP="00116A56">
      <w:pPr>
        <w:pStyle w:val="Textodecomentrio"/>
      </w:pPr>
      <w:r>
        <w:rPr>
          <w:rStyle w:val="Refdecomentrio"/>
        </w:rPr>
        <w:annotationRef/>
      </w:r>
      <w:r>
        <w:t>DG: Favor inserir um infográfico onde identifique três sequências em ciclo (informando em cada “flecha” uma sequência das palavras abaixo), e uma engrenagem representativa.</w:t>
      </w:r>
    </w:p>
    <w:p w14:paraId="01567610" w14:textId="77777777" w:rsidR="009C12E4" w:rsidRDefault="009C12E4" w:rsidP="00116A56">
      <w:pPr>
        <w:pStyle w:val="Textodecomentrio"/>
      </w:pPr>
    </w:p>
    <w:p w14:paraId="6CFBEA19" w14:textId="77777777" w:rsidR="009C12E4" w:rsidRPr="00044415" w:rsidRDefault="009C12E4" w:rsidP="00116A56">
      <w:pPr>
        <w:shd w:val="clear" w:color="auto" w:fill="D0CECE"/>
        <w:spacing w:beforeLines="24" w:before="57" w:afterLines="24" w:after="57" w:line="360" w:lineRule="auto"/>
        <w:ind w:right="1983"/>
        <w:jc w:val="both"/>
        <w:rPr>
          <w:rFonts w:ascii="Arial" w:eastAsia="Arial" w:hAnsi="Arial" w:cs="Arial"/>
          <w:b/>
          <w:color w:val="auto"/>
          <w:sz w:val="24"/>
          <w:szCs w:val="24"/>
        </w:rPr>
      </w:pPr>
      <w:r>
        <w:rPr>
          <w:rFonts w:ascii="Arial" w:eastAsia="Arial" w:hAnsi="Arial" w:cs="Arial"/>
          <w:color w:val="000000"/>
          <w:sz w:val="24"/>
          <w:szCs w:val="24"/>
        </w:rPr>
        <w:t xml:space="preserve">1 – </w:t>
      </w:r>
      <w:r>
        <w:rPr>
          <w:rFonts w:ascii="Arial" w:eastAsia="Arial" w:hAnsi="Arial" w:cs="Arial"/>
          <w:b/>
          <w:color w:val="auto"/>
          <w:sz w:val="24"/>
          <w:szCs w:val="24"/>
        </w:rPr>
        <w:t>OBJETIVOS</w:t>
      </w:r>
    </w:p>
    <w:p w14:paraId="1750BA52" w14:textId="77777777" w:rsidR="009C12E4" w:rsidRDefault="009C12E4" w:rsidP="00116A56">
      <w:pPr>
        <w:shd w:val="clear" w:color="auto" w:fill="D0CECE"/>
        <w:spacing w:beforeLines="24" w:before="57" w:afterLines="24" w:after="57" w:line="360" w:lineRule="auto"/>
        <w:ind w:right="1983"/>
        <w:jc w:val="both"/>
        <w:rPr>
          <w:rFonts w:ascii="Arial" w:eastAsia="Arial" w:hAnsi="Arial" w:cs="Arial"/>
          <w:color w:val="000000"/>
          <w:sz w:val="24"/>
          <w:szCs w:val="24"/>
        </w:rPr>
      </w:pPr>
    </w:p>
    <w:p w14:paraId="0F0896C3" w14:textId="77777777" w:rsidR="009C12E4" w:rsidRDefault="009C12E4" w:rsidP="00116A56">
      <w:pPr>
        <w:shd w:val="clear" w:color="auto" w:fill="D0CECE"/>
        <w:spacing w:beforeLines="24" w:before="57" w:afterLines="24" w:after="57" w:line="360" w:lineRule="auto"/>
        <w:ind w:right="1983"/>
        <w:jc w:val="both"/>
        <w:rPr>
          <w:rFonts w:ascii="Arial" w:eastAsia="Arial" w:hAnsi="Arial" w:cs="Arial"/>
          <w:color w:val="000000"/>
          <w:sz w:val="24"/>
          <w:szCs w:val="24"/>
        </w:rPr>
      </w:pPr>
      <w:r>
        <w:rPr>
          <w:rFonts w:ascii="Arial" w:eastAsia="Arial" w:hAnsi="Arial" w:cs="Arial"/>
          <w:color w:val="000000"/>
          <w:sz w:val="24"/>
          <w:szCs w:val="24"/>
        </w:rPr>
        <w:t xml:space="preserve"> 2 – </w:t>
      </w:r>
      <w:r w:rsidRPr="00D52FB2">
        <w:rPr>
          <w:rFonts w:ascii="Arial" w:eastAsia="Arial" w:hAnsi="Arial" w:cs="Arial"/>
          <w:b/>
          <w:color w:val="000000"/>
          <w:sz w:val="24"/>
          <w:szCs w:val="24"/>
        </w:rPr>
        <w:t>E</w:t>
      </w:r>
      <w:r>
        <w:rPr>
          <w:rFonts w:ascii="Arial" w:eastAsia="Arial" w:hAnsi="Arial" w:cs="Arial"/>
          <w:b/>
          <w:color w:val="000000"/>
          <w:sz w:val="24"/>
          <w:szCs w:val="24"/>
        </w:rPr>
        <w:t>STRATÉGIAS</w:t>
      </w:r>
    </w:p>
    <w:p w14:paraId="578C6871" w14:textId="77777777" w:rsidR="009C12E4" w:rsidRDefault="009C12E4" w:rsidP="00116A56">
      <w:pPr>
        <w:shd w:val="clear" w:color="auto" w:fill="D0CECE"/>
        <w:spacing w:beforeLines="24" w:before="57" w:afterLines="24" w:after="57" w:line="360" w:lineRule="auto"/>
        <w:ind w:right="1983"/>
        <w:jc w:val="both"/>
        <w:rPr>
          <w:rFonts w:ascii="Arial" w:eastAsia="Arial" w:hAnsi="Arial" w:cs="Arial"/>
          <w:color w:val="000000"/>
          <w:sz w:val="24"/>
          <w:szCs w:val="24"/>
        </w:rPr>
      </w:pPr>
    </w:p>
    <w:p w14:paraId="408F9A55" w14:textId="77777777" w:rsidR="009C12E4" w:rsidRDefault="009C12E4" w:rsidP="00116A56">
      <w:pPr>
        <w:shd w:val="clear" w:color="auto" w:fill="D0CECE"/>
        <w:spacing w:beforeLines="24" w:before="57" w:afterLines="24" w:after="57" w:line="360" w:lineRule="auto"/>
        <w:ind w:right="1983"/>
        <w:jc w:val="both"/>
        <w:rPr>
          <w:rFonts w:ascii="Arial" w:eastAsia="Arial" w:hAnsi="Arial" w:cs="Arial"/>
          <w:color w:val="000000"/>
          <w:sz w:val="24"/>
          <w:szCs w:val="24"/>
        </w:rPr>
      </w:pPr>
      <w:r>
        <w:rPr>
          <w:rFonts w:ascii="Arial" w:eastAsia="Arial" w:hAnsi="Arial" w:cs="Arial"/>
          <w:color w:val="000000"/>
          <w:sz w:val="24"/>
          <w:szCs w:val="24"/>
        </w:rPr>
        <w:t xml:space="preserve">3 – </w:t>
      </w:r>
      <w:r>
        <w:rPr>
          <w:rFonts w:ascii="Arial" w:eastAsia="Arial" w:hAnsi="Arial" w:cs="Arial"/>
          <w:b/>
          <w:color w:val="000000"/>
          <w:sz w:val="24"/>
          <w:szCs w:val="24"/>
        </w:rPr>
        <w:t>AÇÃO</w:t>
      </w:r>
    </w:p>
    <w:p w14:paraId="60207C34" w14:textId="77777777" w:rsidR="009C12E4" w:rsidRDefault="009C12E4" w:rsidP="00116A56">
      <w:pPr>
        <w:shd w:val="clear" w:color="auto" w:fill="D0CECE"/>
        <w:spacing w:beforeLines="24" w:before="57" w:afterLines="24" w:after="57" w:line="360" w:lineRule="auto"/>
        <w:ind w:right="1983"/>
        <w:jc w:val="both"/>
        <w:rPr>
          <w:rFonts w:ascii="Arial" w:eastAsia="Arial" w:hAnsi="Arial" w:cs="Arial"/>
          <w:color w:val="000000"/>
          <w:sz w:val="24"/>
          <w:szCs w:val="24"/>
        </w:rPr>
      </w:pPr>
    </w:p>
    <w:p w14:paraId="6FC7AC88" w14:textId="5A32D597" w:rsidR="009C12E4" w:rsidRDefault="009C12E4">
      <w:pPr>
        <w:pStyle w:val="Textodecomentrio"/>
      </w:pPr>
    </w:p>
  </w:comment>
  <w:comment w:id="6" w:author="SEAD" w:date="2019-11-28T14:59:00Z" w:initials="S">
    <w:p w14:paraId="2F9B28CD" w14:textId="688445E3" w:rsidR="009C12E4" w:rsidRDefault="009C12E4">
      <w:pPr>
        <w:pStyle w:val="Textodecomentrio"/>
      </w:pPr>
      <w:r>
        <w:rPr>
          <w:rStyle w:val="Refdecomentrio"/>
        </w:rPr>
        <w:annotationRef/>
      </w:r>
      <w:r w:rsidRPr="00C1136F">
        <w:rPr>
          <w:color w:val="FF0000"/>
        </w:rPr>
        <w:t>ONLINE: Composição</w:t>
      </w:r>
    </w:p>
  </w:comment>
  <w:comment w:id="8" w:author="Danrley" w:date="2019-11-04T18:02:00Z" w:initials="D">
    <w:p w14:paraId="300DB324" w14:textId="6A87E209" w:rsidR="009C12E4" w:rsidRDefault="009C12E4">
      <w:pPr>
        <w:pStyle w:val="Textodecomentrio"/>
      </w:pPr>
      <w:r>
        <w:rPr>
          <w:rStyle w:val="Refdecomentrio"/>
        </w:rPr>
        <w:annotationRef/>
      </w:r>
      <w:hyperlink r:id="rId6" w:history="1">
        <w:r>
          <w:rPr>
            <w:rStyle w:val="Hyperlink"/>
          </w:rPr>
          <w:t>https://www.shutterstock.com/pt/image-photo/business-people-meeting-design-ideas-concept-590291639</w:t>
        </w:r>
      </w:hyperlink>
    </w:p>
  </w:comment>
  <w:comment w:id="9" w:author="Cíntia" w:date="2019-11-29T14:32:00Z" w:initials="C">
    <w:p w14:paraId="17449D7A" w14:textId="60D0361E" w:rsidR="008B6008" w:rsidRDefault="008B6008">
      <w:pPr>
        <w:pStyle w:val="Textodecomentrio"/>
      </w:pPr>
      <w:r>
        <w:rPr>
          <w:rStyle w:val="Refdecomentrio"/>
        </w:rPr>
        <w:annotationRef/>
      </w:r>
      <w:r w:rsidRPr="008B6008">
        <w:rPr>
          <w:rStyle w:val="hljs-tag"/>
          <w:rFonts w:ascii="Courier New" w:hAnsi="Courier New" w:cs="Courier New"/>
          <w:b/>
          <w:color w:val="FF0000"/>
          <w:sz w:val="27"/>
          <w:szCs w:val="27"/>
        </w:rPr>
        <w:t>ONLINE:</w:t>
      </w:r>
      <w:r w:rsidRPr="008B6008">
        <w:rPr>
          <w:rStyle w:val="hljs-tag"/>
          <w:rFonts w:ascii="Courier New" w:hAnsi="Courier New" w:cs="Courier New"/>
          <w:color w:val="FF0000"/>
          <w:sz w:val="27"/>
          <w:szCs w:val="27"/>
        </w:rPr>
        <w:t xml:space="preserve"> </w:t>
      </w:r>
      <w:r>
        <w:rPr>
          <w:rStyle w:val="hljs-tag"/>
          <w:rFonts w:ascii="Courier New" w:hAnsi="Courier New" w:cs="Courier New"/>
          <w:color w:val="00BFFF"/>
          <w:sz w:val="27"/>
          <w:szCs w:val="27"/>
        </w:rPr>
        <w:t>&lt;</w:t>
      </w:r>
      <w:r>
        <w:rPr>
          <w:rStyle w:val="hljs-title"/>
          <w:rFonts w:ascii="Courier New" w:hAnsi="Courier New" w:cs="Courier New"/>
          <w:color w:val="00BFFF"/>
          <w:sz w:val="27"/>
          <w:szCs w:val="27"/>
        </w:rPr>
        <w:t>div</w:t>
      </w:r>
      <w:r>
        <w:rPr>
          <w:rStyle w:val="hljs-tag"/>
          <w:rFonts w:ascii="Courier New" w:hAnsi="Courier New" w:cs="Courier New"/>
          <w:color w:val="00BFFF"/>
          <w:sz w:val="27"/>
          <w:szCs w:val="27"/>
        </w:rPr>
        <w:t xml:space="preserve"> </w:t>
      </w:r>
      <w:r>
        <w:rPr>
          <w:rStyle w:val="hljs-attribute"/>
          <w:rFonts w:ascii="Courier New" w:hAnsi="Courier New" w:cs="Courier New"/>
          <w:color w:val="87CEFA"/>
          <w:sz w:val="27"/>
          <w:szCs w:val="27"/>
        </w:rPr>
        <w:t>data-aos</w:t>
      </w:r>
      <w:r>
        <w:rPr>
          <w:rStyle w:val="hljs-tag"/>
          <w:rFonts w:ascii="Courier New" w:hAnsi="Courier New" w:cs="Courier New"/>
          <w:color w:val="00BFFF"/>
          <w:sz w:val="27"/>
          <w:szCs w:val="27"/>
        </w:rPr>
        <w:t>=</w:t>
      </w:r>
      <w:r>
        <w:rPr>
          <w:rStyle w:val="hljs-value"/>
          <w:rFonts w:ascii="Courier New" w:hAnsi="Courier New" w:cs="Courier New"/>
          <w:color w:val="FF8C00"/>
          <w:sz w:val="27"/>
          <w:szCs w:val="27"/>
        </w:rPr>
        <w:t>"flip-left"</w:t>
      </w:r>
      <w:r>
        <w:rPr>
          <w:rStyle w:val="hljs-tag"/>
          <w:rFonts w:ascii="Courier New" w:hAnsi="Courier New" w:cs="Courier New"/>
          <w:color w:val="00BFFF"/>
          <w:sz w:val="27"/>
          <w:szCs w:val="27"/>
        </w:rPr>
        <w:t>&gt;&lt;/</w:t>
      </w:r>
      <w:r>
        <w:rPr>
          <w:rStyle w:val="hljs-title"/>
          <w:rFonts w:ascii="Courier New" w:hAnsi="Courier New" w:cs="Courier New"/>
          <w:color w:val="00BFFF"/>
          <w:sz w:val="27"/>
          <w:szCs w:val="27"/>
        </w:rPr>
        <w:t>div</w:t>
      </w:r>
      <w:r>
        <w:rPr>
          <w:rStyle w:val="hljs-tag"/>
          <w:rFonts w:ascii="Courier New" w:hAnsi="Courier New" w:cs="Courier New"/>
          <w:color w:val="00BFFF"/>
          <w:sz w:val="27"/>
          <w:szCs w:val="27"/>
        </w:rPr>
        <w:t>&gt;</w:t>
      </w:r>
    </w:p>
  </w:comment>
  <w:comment w:id="12" w:author="Danrley" w:date="2019-11-04T18:09:00Z" w:initials="D">
    <w:p w14:paraId="719F08C6" w14:textId="77777777" w:rsidR="009C12E4" w:rsidRDefault="009C12E4" w:rsidP="00E232BE">
      <w:pPr>
        <w:pStyle w:val="Textodecomentrio"/>
      </w:pPr>
      <w:r>
        <w:rPr>
          <w:rStyle w:val="Refdecomentrio"/>
        </w:rPr>
        <w:annotationRef/>
      </w:r>
      <w:r>
        <w:t>DG: Favor identificar a equipe de investigadores analisando e levantando informações e ao redor deles, inserir as informações (abaixo) em formato de pensamentos.</w:t>
      </w:r>
    </w:p>
    <w:p w14:paraId="7D207D93" w14:textId="77777777" w:rsidR="009C12E4" w:rsidRDefault="009C12E4" w:rsidP="00E232BE">
      <w:pPr>
        <w:pStyle w:val="Textodecomentrio"/>
      </w:pPr>
    </w:p>
    <w:p w14:paraId="627E7519" w14:textId="71B92969" w:rsidR="009C12E4" w:rsidRDefault="009C12E4" w:rsidP="00E232BE">
      <w:pPr>
        <w:pStyle w:val="Textodecomentrio"/>
      </w:pPr>
      <w:r>
        <w:t>- Informações da vítima</w:t>
      </w:r>
    </w:p>
    <w:p w14:paraId="285F344C" w14:textId="4BB714E9" w:rsidR="009C12E4" w:rsidRDefault="009C12E4" w:rsidP="00E232BE">
      <w:pPr>
        <w:pStyle w:val="Textodecomentrio"/>
      </w:pPr>
      <w:r>
        <w:t>- Ambientes de convivência</w:t>
      </w:r>
    </w:p>
    <w:p w14:paraId="676616E2" w14:textId="1C3C6167" w:rsidR="009C12E4" w:rsidRDefault="009C12E4" w:rsidP="00E232BE">
      <w:pPr>
        <w:pStyle w:val="Textodecomentrio"/>
      </w:pPr>
      <w:r>
        <w:t>- Redes sociais</w:t>
      </w:r>
    </w:p>
    <w:p w14:paraId="5288BCAF" w14:textId="3F088AE8" w:rsidR="009C12E4" w:rsidRDefault="009C12E4" w:rsidP="00E232BE">
      <w:pPr>
        <w:pStyle w:val="Textodecomentrio"/>
      </w:pPr>
      <w:r>
        <w:t>- Laudos periciais</w:t>
      </w:r>
    </w:p>
    <w:p w14:paraId="62BB6495" w14:textId="4F6DCB2A" w:rsidR="009C12E4" w:rsidRDefault="009C12E4" w:rsidP="00E232BE">
      <w:pPr>
        <w:pStyle w:val="Textodecomentrio"/>
      </w:pPr>
      <w:r>
        <w:t>- Câmeras de segurança</w:t>
      </w:r>
    </w:p>
    <w:p w14:paraId="4A0E8E42" w14:textId="77777777" w:rsidR="009C12E4" w:rsidRDefault="009C12E4" w:rsidP="00E232BE">
      <w:pPr>
        <w:pStyle w:val="Textodecomentrio"/>
      </w:pPr>
    </w:p>
    <w:p w14:paraId="0A9CD6C1" w14:textId="14DB4871" w:rsidR="009C12E4" w:rsidRDefault="009C12E4" w:rsidP="00E232BE">
      <w:pPr>
        <w:pStyle w:val="Textodecomentrio"/>
      </w:pPr>
      <w:r>
        <w:t xml:space="preserve">FONTE: </w:t>
      </w:r>
      <w:hyperlink r:id="rId7" w:history="1">
        <w:r>
          <w:rPr>
            <w:rStyle w:val="Hyperlink"/>
          </w:rPr>
          <w:t>https://www.shutterstock.com/pt/image-photo/secret-agency-teammates-searching-criminal-movements-1271432809</w:t>
        </w:r>
      </w:hyperlink>
    </w:p>
  </w:comment>
  <w:comment w:id="13" w:author="SEAD" w:date="2019-11-28T14:59:00Z" w:initials="S">
    <w:p w14:paraId="357A124C" w14:textId="728BD585" w:rsidR="009C12E4" w:rsidRDefault="009C12E4">
      <w:pPr>
        <w:pStyle w:val="Textodecomentrio"/>
      </w:pPr>
      <w:r>
        <w:rPr>
          <w:rStyle w:val="Refdecomentrio"/>
        </w:rPr>
        <w:annotationRef/>
      </w:r>
      <w:r w:rsidRPr="00C1136F">
        <w:rPr>
          <w:color w:val="FF0000"/>
        </w:rPr>
        <w:t xml:space="preserve">ONLINE: </w:t>
      </w:r>
      <w:r w:rsidRPr="008B6008">
        <w:rPr>
          <w:b/>
          <w:color w:val="FF0000"/>
        </w:rPr>
        <w:t>Imagem Comparison</w:t>
      </w:r>
      <w:r w:rsidRPr="00C1136F">
        <w:rPr>
          <w:color w:val="FF0000"/>
        </w:rPr>
        <w:t>, ao mudar de imagem, surgir as informações em pensamentos</w:t>
      </w:r>
    </w:p>
  </w:comment>
  <w:comment w:id="19" w:author="Danrley" w:date="2019-11-01T23:51:00Z" w:initials="D">
    <w:p w14:paraId="219C6CC4" w14:textId="04C27EE5" w:rsidR="009C12E4" w:rsidRDefault="009C12E4">
      <w:pPr>
        <w:pStyle w:val="Textodecomentrio"/>
      </w:pPr>
      <w:r>
        <w:rPr>
          <w:rStyle w:val="Refdecomentrio"/>
        </w:rPr>
        <w:annotationRef/>
      </w:r>
      <w:r>
        <w:t>DG: Favor elaborar um infográfico, conforme modelo, com as seguintes informações:</w:t>
      </w:r>
    </w:p>
    <w:p w14:paraId="77E59162" w14:textId="77777777" w:rsidR="009C12E4" w:rsidRDefault="009C12E4">
      <w:pPr>
        <w:pStyle w:val="Textodecomentrio"/>
      </w:pPr>
    </w:p>
    <w:p w14:paraId="5D3E2B11" w14:textId="45040501" w:rsidR="009C12E4" w:rsidRDefault="009C12E4" w:rsidP="00422090">
      <w:pPr>
        <w:pStyle w:val="Textodecomentrio"/>
      </w:pPr>
      <w:r>
        <w:t>1) ABRANGÊNCIA</w:t>
      </w:r>
    </w:p>
    <w:p w14:paraId="1EDDFB72" w14:textId="7138B8E3" w:rsidR="009C12E4" w:rsidRDefault="009C12E4" w:rsidP="00422090">
      <w:pPr>
        <w:pStyle w:val="Textodecomentrio"/>
      </w:pPr>
      <w:r>
        <w:t>O que será investigado? A resposta irá delimitar a investigação.</w:t>
      </w:r>
    </w:p>
    <w:p w14:paraId="6A804ECD" w14:textId="77777777" w:rsidR="009C12E4" w:rsidRDefault="009C12E4">
      <w:pPr>
        <w:pStyle w:val="Textodecomentrio"/>
      </w:pPr>
    </w:p>
    <w:p w14:paraId="013BB991" w14:textId="2A677513" w:rsidR="009C12E4" w:rsidRDefault="009C12E4">
      <w:pPr>
        <w:pStyle w:val="Textodecomentrio"/>
      </w:pPr>
      <w:r>
        <w:t>2) OPORTUNIDADE</w:t>
      </w:r>
    </w:p>
    <w:p w14:paraId="4640C0DE" w14:textId="70ACB7CB" w:rsidR="009C12E4" w:rsidRDefault="009C12E4">
      <w:pPr>
        <w:pStyle w:val="Textodecomentrio"/>
      </w:pPr>
      <w:r w:rsidRPr="0068691B">
        <w:rPr>
          <w:rFonts w:ascii="Arial" w:eastAsia="Arial" w:hAnsi="Arial" w:cs="Arial"/>
          <w:sz w:val="24"/>
          <w:szCs w:val="24"/>
        </w:rPr>
        <w:t xml:space="preserve">Quando deve ser realizada a ação de investigação? Devem ser consideradas a pertinência e a temporalidade dos atos investigativos, tendo a </w:t>
      </w:r>
      <w:r w:rsidRPr="00C7743E">
        <w:rPr>
          <w:rFonts w:ascii="Arial" w:eastAsia="Arial" w:hAnsi="Arial" w:cs="Arial"/>
          <w:sz w:val="24"/>
          <w:szCs w:val="24"/>
        </w:rPr>
        <w:t>tempestividade d</w:t>
      </w:r>
      <w:r w:rsidRPr="0068691B">
        <w:rPr>
          <w:rFonts w:ascii="Arial" w:eastAsia="Arial" w:hAnsi="Arial" w:cs="Arial"/>
          <w:sz w:val="24"/>
          <w:szCs w:val="24"/>
        </w:rPr>
        <w:t>os procedimentos como principal fator a ser considerado.</w:t>
      </w:r>
    </w:p>
    <w:p w14:paraId="6B4AA9F8" w14:textId="77777777" w:rsidR="009C12E4" w:rsidRDefault="009C12E4">
      <w:pPr>
        <w:pStyle w:val="Textodecomentrio"/>
      </w:pPr>
    </w:p>
    <w:p w14:paraId="76840B5D" w14:textId="77777777" w:rsidR="009C12E4" w:rsidRDefault="009C12E4" w:rsidP="003B025C">
      <w:pPr>
        <w:pStyle w:val="Textodecomentrio"/>
      </w:pPr>
      <w:r>
        <w:t>3) EXTENSÃO</w:t>
      </w:r>
    </w:p>
    <w:p w14:paraId="1FBE7D8C" w14:textId="1FDF48C6" w:rsidR="009C12E4" w:rsidRPr="003B025C" w:rsidRDefault="009C12E4" w:rsidP="003B025C">
      <w:pPr>
        <w:pStyle w:val="Textodecomentrio"/>
      </w:pPr>
      <w:r>
        <w:rPr>
          <w:rFonts w:ascii="Arial" w:eastAsia="Arial" w:hAnsi="Arial" w:cs="Arial"/>
          <w:sz w:val="24"/>
          <w:szCs w:val="24"/>
        </w:rPr>
        <w:t>D</w:t>
      </w:r>
      <w:r w:rsidRPr="0068691B">
        <w:rPr>
          <w:rFonts w:ascii="Arial" w:eastAsia="Arial" w:hAnsi="Arial" w:cs="Arial"/>
          <w:sz w:val="24"/>
          <w:szCs w:val="24"/>
        </w:rPr>
        <w:t xml:space="preserve">eterminar </w:t>
      </w:r>
      <w:r>
        <w:rPr>
          <w:rFonts w:ascii="Arial" w:eastAsia="Arial" w:hAnsi="Arial" w:cs="Arial"/>
          <w:sz w:val="24"/>
          <w:szCs w:val="24"/>
        </w:rPr>
        <w:t xml:space="preserve">especificamente </w:t>
      </w:r>
      <w:r w:rsidRPr="0068691B">
        <w:rPr>
          <w:rFonts w:ascii="Arial" w:eastAsia="Arial" w:hAnsi="Arial" w:cs="Arial"/>
          <w:sz w:val="24"/>
          <w:szCs w:val="24"/>
        </w:rPr>
        <w:t xml:space="preserve">a amplitude </w:t>
      </w:r>
      <w:r>
        <w:rPr>
          <w:rFonts w:ascii="Arial" w:eastAsia="Arial" w:hAnsi="Arial" w:cs="Arial"/>
          <w:sz w:val="24"/>
          <w:szCs w:val="24"/>
        </w:rPr>
        <w:t xml:space="preserve">de cada procedimento </w:t>
      </w:r>
      <w:r w:rsidRPr="0068691B">
        <w:rPr>
          <w:rFonts w:ascii="Arial" w:eastAsia="Arial" w:hAnsi="Arial" w:cs="Arial"/>
          <w:sz w:val="24"/>
          <w:szCs w:val="24"/>
        </w:rPr>
        <w:t xml:space="preserve">dos atos de </w:t>
      </w:r>
      <w:r>
        <w:rPr>
          <w:rFonts w:ascii="Arial" w:eastAsia="Arial" w:hAnsi="Arial" w:cs="Arial"/>
          <w:sz w:val="24"/>
          <w:szCs w:val="24"/>
        </w:rPr>
        <w:t>investigação</w:t>
      </w:r>
      <w:r w:rsidRPr="0068691B">
        <w:rPr>
          <w:rFonts w:ascii="Arial" w:eastAsia="Arial" w:hAnsi="Arial" w:cs="Arial"/>
          <w:sz w:val="24"/>
          <w:szCs w:val="24"/>
        </w:rPr>
        <w:t xml:space="preserve">, </w:t>
      </w:r>
      <w:r>
        <w:rPr>
          <w:rFonts w:ascii="Arial" w:eastAsia="Arial" w:hAnsi="Arial" w:cs="Arial"/>
          <w:sz w:val="24"/>
          <w:szCs w:val="24"/>
        </w:rPr>
        <w:t xml:space="preserve">definindo o </w:t>
      </w:r>
      <w:r w:rsidRPr="0068691B">
        <w:rPr>
          <w:rFonts w:ascii="Arial" w:eastAsia="Arial" w:hAnsi="Arial" w:cs="Arial"/>
          <w:sz w:val="24"/>
          <w:szCs w:val="24"/>
        </w:rPr>
        <w:t xml:space="preserve">tipo de informação </w:t>
      </w:r>
      <w:r>
        <w:rPr>
          <w:rFonts w:ascii="Arial" w:eastAsia="Arial" w:hAnsi="Arial" w:cs="Arial"/>
          <w:sz w:val="24"/>
          <w:szCs w:val="24"/>
        </w:rPr>
        <w:t xml:space="preserve">que </w:t>
      </w:r>
      <w:r w:rsidRPr="0068691B">
        <w:rPr>
          <w:rFonts w:ascii="Arial" w:eastAsia="Arial" w:hAnsi="Arial" w:cs="Arial"/>
          <w:sz w:val="24"/>
          <w:szCs w:val="24"/>
        </w:rPr>
        <w:t>deve buscar.</w:t>
      </w:r>
    </w:p>
    <w:p w14:paraId="3D33E5C2" w14:textId="77777777" w:rsidR="009C12E4" w:rsidRDefault="009C12E4">
      <w:pPr>
        <w:pStyle w:val="Textodecomentrio"/>
      </w:pPr>
    </w:p>
    <w:p w14:paraId="0855FC07" w14:textId="77777777" w:rsidR="009C12E4" w:rsidRDefault="009C12E4">
      <w:pPr>
        <w:pStyle w:val="Textodecomentrio"/>
      </w:pPr>
    </w:p>
    <w:p w14:paraId="65B25B4E" w14:textId="03D52FE9" w:rsidR="009C12E4" w:rsidRDefault="009C12E4">
      <w:pPr>
        <w:pStyle w:val="Textodecomentrio"/>
      </w:pPr>
      <w:r>
        <w:t>4) PROFUNDIDADE</w:t>
      </w:r>
    </w:p>
    <w:p w14:paraId="0B02068A" w14:textId="05C8B90B" w:rsidR="009C12E4" w:rsidRDefault="009C12E4">
      <w:pPr>
        <w:pStyle w:val="Textodecomentrio"/>
      </w:pPr>
      <w:r>
        <w:rPr>
          <w:rFonts w:ascii="Arial" w:eastAsia="Arial" w:hAnsi="Arial" w:cs="Arial"/>
          <w:sz w:val="24"/>
          <w:szCs w:val="24"/>
        </w:rPr>
        <w:t>R</w:t>
      </w:r>
      <w:r w:rsidRPr="0068691B">
        <w:rPr>
          <w:rFonts w:ascii="Arial" w:eastAsia="Arial" w:hAnsi="Arial" w:cs="Arial"/>
          <w:sz w:val="24"/>
          <w:szCs w:val="24"/>
        </w:rPr>
        <w:t>efere</w:t>
      </w:r>
      <w:r>
        <w:rPr>
          <w:rFonts w:ascii="Arial" w:eastAsia="Arial" w:hAnsi="Arial" w:cs="Arial"/>
          <w:sz w:val="24"/>
          <w:szCs w:val="24"/>
        </w:rPr>
        <w:t>-se</w:t>
      </w:r>
      <w:r w:rsidRPr="0068691B">
        <w:rPr>
          <w:rFonts w:ascii="Arial" w:eastAsia="Arial" w:hAnsi="Arial" w:cs="Arial"/>
          <w:sz w:val="24"/>
          <w:szCs w:val="24"/>
        </w:rPr>
        <w:t xml:space="preserve"> ao nível e à intensidade de detalhamento dos atos de investigação.</w:t>
      </w:r>
    </w:p>
    <w:p w14:paraId="67C1A569" w14:textId="77777777" w:rsidR="009C12E4" w:rsidRDefault="009C12E4">
      <w:pPr>
        <w:pStyle w:val="Textodecomentrio"/>
      </w:pPr>
    </w:p>
    <w:p w14:paraId="2B4F0059" w14:textId="77777777" w:rsidR="009C12E4" w:rsidRDefault="009C12E4">
      <w:pPr>
        <w:pStyle w:val="Textodecomentrio"/>
      </w:pPr>
    </w:p>
    <w:p w14:paraId="10CD27B5" w14:textId="7205C0F0" w:rsidR="009C12E4" w:rsidRDefault="009C12E4">
      <w:pPr>
        <w:pStyle w:val="Textodecomentrio"/>
      </w:pPr>
      <w:r>
        <w:t xml:space="preserve">FONTE: </w:t>
      </w:r>
      <w:hyperlink r:id="rId8" w:anchor="page=1&amp;query=infografico&amp;position=49" w:history="1">
        <w:r>
          <w:rPr>
            <w:rStyle w:val="Hyperlink"/>
          </w:rPr>
          <w:t>https://br.freepik.com/vetores-gratis/pacote-de-quatro-banners-infograficos-com-elementos-de-cor_1141500.htm#page=1&amp;query=infografico&amp;position=49</w:t>
        </w:r>
      </w:hyperlink>
    </w:p>
  </w:comment>
  <w:comment w:id="20" w:author="SEAD" w:date="2019-11-28T15:02:00Z" w:initials="S">
    <w:p w14:paraId="798B4EFE" w14:textId="3FD58CE6" w:rsidR="009C12E4" w:rsidRPr="008B6008" w:rsidRDefault="009C12E4">
      <w:pPr>
        <w:pStyle w:val="Textodecomentrio"/>
        <w:rPr>
          <w:b/>
        </w:rPr>
      </w:pPr>
      <w:r>
        <w:rPr>
          <w:rStyle w:val="Refdecomentrio"/>
        </w:rPr>
        <w:annotationRef/>
      </w:r>
      <w:r w:rsidRPr="008B6008">
        <w:rPr>
          <w:b/>
          <w:color w:val="FF0000"/>
        </w:rPr>
        <w:t xml:space="preserve">ONLINE: </w:t>
      </w:r>
      <w:r w:rsidR="008B6008" w:rsidRPr="008B6008">
        <w:rPr>
          <w:b/>
          <w:color w:val="FF0000"/>
        </w:rPr>
        <w:t>TABS</w:t>
      </w:r>
    </w:p>
  </w:comment>
  <w:comment w:id="21" w:author="Danrley" w:date="2019-11-04T18:14:00Z" w:initials="D">
    <w:p w14:paraId="2A300317" w14:textId="2FA84996" w:rsidR="009C12E4" w:rsidRDefault="009C12E4" w:rsidP="00B46583">
      <w:pPr>
        <w:pStyle w:val="Textodecomentrio"/>
      </w:pPr>
      <w:r>
        <w:rPr>
          <w:rStyle w:val="Refdecomentrio"/>
        </w:rPr>
        <w:annotationRef/>
      </w:r>
      <w:r>
        <w:t>DG: Favor inserir na tela em branco, as seguintes informações:</w:t>
      </w:r>
    </w:p>
    <w:p w14:paraId="0EF36226" w14:textId="77777777" w:rsidR="009C12E4" w:rsidRDefault="009C12E4" w:rsidP="00B46583">
      <w:pPr>
        <w:pStyle w:val="Textodecomentrio"/>
      </w:pPr>
    </w:p>
    <w:p w14:paraId="2A0908A6" w14:textId="55B8C37D" w:rsidR="009C12E4" w:rsidRPr="0068691B" w:rsidRDefault="009C12E4" w:rsidP="00B46583">
      <w:pPr>
        <w:tabs>
          <w:tab w:val="left" w:pos="2490"/>
        </w:tabs>
        <w:spacing w:beforeLines="24" w:before="57" w:afterLines="24" w:after="57" w:line="360" w:lineRule="auto"/>
        <w:jc w:val="both"/>
        <w:rPr>
          <w:rFonts w:ascii="Arial" w:hAnsi="Arial" w:cs="Arial"/>
          <w:sz w:val="24"/>
          <w:szCs w:val="24"/>
        </w:rPr>
      </w:pPr>
      <w:r>
        <w:rPr>
          <w:rFonts w:ascii="Arial" w:eastAsia="Arial" w:hAnsi="Arial" w:cs="Arial"/>
          <w:sz w:val="24"/>
          <w:szCs w:val="24"/>
        </w:rPr>
        <w:t>No dia XX, às 20</w:t>
      </w:r>
      <w:r w:rsidRPr="0068691B">
        <w:rPr>
          <w:rFonts w:ascii="Arial" w:eastAsia="Arial" w:hAnsi="Arial" w:cs="Arial"/>
          <w:sz w:val="24"/>
          <w:szCs w:val="24"/>
        </w:rPr>
        <w:t>h, uma pessoa do sexo feminino, com 15 anos de idade, procurou esta Delegacia de Polícia, para informa</w:t>
      </w:r>
      <w:r>
        <w:rPr>
          <w:rFonts w:ascii="Arial" w:eastAsia="Arial" w:hAnsi="Arial" w:cs="Arial"/>
          <w:sz w:val="24"/>
          <w:szCs w:val="24"/>
        </w:rPr>
        <w:t>r</w:t>
      </w:r>
      <w:r w:rsidRPr="0068691B">
        <w:rPr>
          <w:rFonts w:ascii="Arial" w:eastAsia="Arial" w:hAnsi="Arial" w:cs="Arial"/>
          <w:sz w:val="24"/>
          <w:szCs w:val="24"/>
        </w:rPr>
        <w:t xml:space="preserve"> que</w:t>
      </w:r>
      <w:r>
        <w:rPr>
          <w:rFonts w:ascii="Arial" w:eastAsia="Arial" w:hAnsi="Arial" w:cs="Arial"/>
          <w:sz w:val="24"/>
          <w:szCs w:val="24"/>
        </w:rPr>
        <w:t>,</w:t>
      </w:r>
      <w:r w:rsidRPr="0068691B">
        <w:rPr>
          <w:rFonts w:ascii="Arial" w:eastAsia="Arial" w:hAnsi="Arial" w:cs="Arial"/>
          <w:sz w:val="24"/>
          <w:szCs w:val="24"/>
        </w:rPr>
        <w:t xml:space="preserve"> por volta das 19 horas, quando chegava no ponto de ônibus que fica próximo de</w:t>
      </w:r>
      <w:r>
        <w:rPr>
          <w:rFonts w:ascii="Arial" w:eastAsia="Arial" w:hAnsi="Arial" w:cs="Arial"/>
          <w:sz w:val="24"/>
          <w:szCs w:val="24"/>
        </w:rPr>
        <w:t xml:space="preserve"> sua residência, no endereço XX </w:t>
      </w:r>
      <w:r w:rsidRPr="0068691B">
        <w:rPr>
          <w:rFonts w:ascii="Arial" w:eastAsia="Arial" w:hAnsi="Arial" w:cs="Arial"/>
          <w:sz w:val="24"/>
          <w:szCs w:val="24"/>
        </w:rPr>
        <w:t>foi abordada por uma pessoa do sexo masculino, com tais características</w:t>
      </w:r>
      <w:r>
        <w:rPr>
          <w:rFonts w:ascii="Arial" w:eastAsia="Arial" w:hAnsi="Arial" w:cs="Arial"/>
          <w:sz w:val="24"/>
          <w:szCs w:val="24"/>
        </w:rPr>
        <w:t xml:space="preserve">: XX. </w:t>
      </w:r>
      <w:r w:rsidRPr="0068691B">
        <w:rPr>
          <w:rFonts w:ascii="Arial" w:eastAsia="Arial" w:hAnsi="Arial" w:cs="Arial"/>
          <w:sz w:val="24"/>
          <w:szCs w:val="24"/>
        </w:rPr>
        <w:t>Essa pessoa ordenou qu</w:t>
      </w:r>
      <w:r>
        <w:rPr>
          <w:rFonts w:ascii="Arial" w:eastAsia="Arial" w:hAnsi="Arial" w:cs="Arial"/>
          <w:sz w:val="24"/>
          <w:szCs w:val="24"/>
        </w:rPr>
        <w:t xml:space="preserve">e a vítima entrasse no veículo e </w:t>
      </w:r>
      <w:r w:rsidRPr="0068691B">
        <w:rPr>
          <w:rFonts w:ascii="Arial" w:eastAsia="Arial" w:hAnsi="Arial" w:cs="Arial"/>
          <w:sz w:val="24"/>
          <w:szCs w:val="24"/>
        </w:rPr>
        <w:t xml:space="preserve">a levou para um terreno baldio onde, fazendo-lhe ameaças e uso de força física, a obrigou manter relação sexual com ele. Depois disso, a jogou para fora do carro e foi embora. </w:t>
      </w:r>
    </w:p>
    <w:p w14:paraId="379D8EAA" w14:textId="77777777" w:rsidR="009C12E4" w:rsidRDefault="009C12E4" w:rsidP="00B46583">
      <w:pPr>
        <w:pStyle w:val="Textodecomentrio"/>
      </w:pPr>
    </w:p>
    <w:p w14:paraId="3276D8BD" w14:textId="77777777" w:rsidR="009C12E4" w:rsidRDefault="009C12E4" w:rsidP="00B46583">
      <w:pPr>
        <w:pStyle w:val="Textodecomentrio"/>
      </w:pPr>
    </w:p>
    <w:p w14:paraId="3A194A71" w14:textId="4691D7CF" w:rsidR="009C12E4" w:rsidRDefault="009C12E4" w:rsidP="00B46583">
      <w:pPr>
        <w:pStyle w:val="Textodecomentrio"/>
      </w:pPr>
      <w:r>
        <w:t xml:space="preserve">FONTE: </w:t>
      </w:r>
      <w:hyperlink r:id="rId9" w:history="1">
        <w:r>
          <w:rPr>
            <w:rStyle w:val="Hyperlink"/>
          </w:rPr>
          <w:t>https://www.shutterstock.com/pt/image-photo/young-man-working-on-his-laptop-745384273</w:t>
        </w:r>
      </w:hyperlink>
    </w:p>
  </w:comment>
  <w:comment w:id="22" w:author="Cíntia" w:date="2019-11-29T14:35:00Z" w:initials="C">
    <w:p w14:paraId="7E8B2F90" w14:textId="46F3C114" w:rsidR="008B6008" w:rsidRPr="008B6008" w:rsidRDefault="008B6008">
      <w:pPr>
        <w:pStyle w:val="Textodecomentrio"/>
        <w:rPr>
          <w:b/>
          <w:color w:val="FF0000"/>
        </w:rPr>
      </w:pPr>
      <w:r>
        <w:rPr>
          <w:rStyle w:val="Refdecomentrio"/>
        </w:rPr>
        <w:annotationRef/>
      </w:r>
      <w:r w:rsidRPr="008B6008">
        <w:rPr>
          <w:b/>
          <w:color w:val="FF0000"/>
        </w:rPr>
        <w:t>ONLINE: Surgir texto na tela</w:t>
      </w:r>
    </w:p>
  </w:comment>
  <w:comment w:id="23" w:author="Cíntia" w:date="2019-11-20T09:12:00Z" w:initials="C">
    <w:p w14:paraId="1AA6A425" w14:textId="77777777" w:rsidR="009C12E4" w:rsidRDefault="009C12E4" w:rsidP="002272DA">
      <w:pPr>
        <w:pStyle w:val="Textodecomentrio"/>
      </w:pPr>
      <w:r>
        <w:rPr>
          <w:rStyle w:val="Refdecomentrio"/>
        </w:rPr>
        <w:annotationRef/>
      </w:r>
      <w:r>
        <w:t>DG: Favor elabora duas caixas de diálogos com as informações:</w:t>
      </w:r>
    </w:p>
    <w:p w14:paraId="05F3DA0A" w14:textId="77777777" w:rsidR="009C12E4" w:rsidRDefault="009C12E4" w:rsidP="002272DA">
      <w:pPr>
        <w:pStyle w:val="Textodecomentrio"/>
      </w:pPr>
    </w:p>
    <w:p w14:paraId="770066C1" w14:textId="77777777" w:rsidR="009C12E4" w:rsidRDefault="009C12E4" w:rsidP="002272DA">
      <w:pPr>
        <w:pStyle w:val="Textodecomentrio"/>
        <w:rPr>
          <w:sz w:val="22"/>
        </w:rPr>
      </w:pPr>
      <w:r>
        <w:t>1</w:t>
      </w:r>
      <w:r>
        <w:rPr>
          <w:sz w:val="22"/>
        </w:rPr>
        <w:t>º Caixa de diálogo:</w:t>
      </w:r>
    </w:p>
    <w:p w14:paraId="6572F1FF" w14:textId="77777777" w:rsidR="009C12E4" w:rsidRDefault="009C12E4" w:rsidP="002272DA">
      <w:pPr>
        <w:pStyle w:val="Textodecomentrio"/>
        <w:rPr>
          <w:sz w:val="22"/>
        </w:rPr>
      </w:pPr>
      <w:r w:rsidRPr="0068691B">
        <w:rPr>
          <w:rFonts w:ascii="Arial" w:eastAsia="Arial" w:hAnsi="Arial" w:cs="Arial"/>
          <w:sz w:val="24"/>
          <w:szCs w:val="24"/>
        </w:rPr>
        <w:t xml:space="preserve">Existem informações suficientes para </w:t>
      </w:r>
      <w:r>
        <w:rPr>
          <w:rFonts w:ascii="Arial" w:eastAsia="Arial" w:hAnsi="Arial" w:cs="Arial"/>
          <w:sz w:val="24"/>
          <w:szCs w:val="24"/>
        </w:rPr>
        <w:t>caracterizar um</w:t>
      </w:r>
      <w:r w:rsidRPr="0068691B">
        <w:rPr>
          <w:rFonts w:ascii="Arial" w:eastAsia="Arial" w:hAnsi="Arial" w:cs="Arial"/>
          <w:sz w:val="24"/>
          <w:szCs w:val="24"/>
        </w:rPr>
        <w:t xml:space="preserve"> padrã</w:t>
      </w:r>
      <w:r>
        <w:rPr>
          <w:rFonts w:ascii="Arial" w:eastAsia="Arial" w:hAnsi="Arial" w:cs="Arial"/>
          <w:sz w:val="24"/>
          <w:szCs w:val="24"/>
        </w:rPr>
        <w:t>o do crime</w:t>
      </w:r>
      <w:r w:rsidRPr="0068691B">
        <w:rPr>
          <w:rFonts w:ascii="Arial" w:eastAsia="Arial" w:hAnsi="Arial" w:cs="Arial"/>
          <w:sz w:val="24"/>
          <w:szCs w:val="24"/>
        </w:rPr>
        <w:t>?</w:t>
      </w:r>
    </w:p>
    <w:p w14:paraId="05BAB575" w14:textId="77777777" w:rsidR="009C12E4" w:rsidRDefault="009C12E4" w:rsidP="002272DA">
      <w:pPr>
        <w:pStyle w:val="Textodecomentrio"/>
        <w:rPr>
          <w:sz w:val="22"/>
        </w:rPr>
      </w:pPr>
    </w:p>
    <w:p w14:paraId="66CFF99B" w14:textId="77777777" w:rsidR="009C12E4" w:rsidRDefault="009C12E4" w:rsidP="002272DA">
      <w:pPr>
        <w:pStyle w:val="Textodecomentrio"/>
        <w:rPr>
          <w:sz w:val="22"/>
        </w:rPr>
      </w:pPr>
      <w:r>
        <w:rPr>
          <w:sz w:val="22"/>
        </w:rPr>
        <w:t>2º Caixa de diálogo:</w:t>
      </w:r>
    </w:p>
    <w:p w14:paraId="2F677CCA" w14:textId="53A7A0AD" w:rsidR="009C12E4" w:rsidRDefault="009C12E4" w:rsidP="002272DA">
      <w:pPr>
        <w:pStyle w:val="Textodecomentrio"/>
        <w:rPr>
          <w:rFonts w:ascii="Arial" w:eastAsia="Arial" w:hAnsi="Arial" w:cs="Arial"/>
          <w:sz w:val="24"/>
          <w:szCs w:val="24"/>
        </w:rPr>
      </w:pPr>
      <w:r w:rsidRPr="0068691B">
        <w:rPr>
          <w:rFonts w:ascii="Arial" w:eastAsia="Arial" w:hAnsi="Arial" w:cs="Arial"/>
          <w:sz w:val="24"/>
          <w:szCs w:val="24"/>
        </w:rPr>
        <w:t>Existem informaçõe</w:t>
      </w:r>
      <w:r>
        <w:rPr>
          <w:rFonts w:ascii="Arial" w:eastAsia="Arial" w:hAnsi="Arial" w:cs="Arial"/>
          <w:sz w:val="24"/>
          <w:szCs w:val="24"/>
        </w:rPr>
        <w:t xml:space="preserve">s suficientes para descrição </w:t>
      </w:r>
      <w:r w:rsidRPr="0068691B">
        <w:rPr>
          <w:rFonts w:ascii="Arial" w:eastAsia="Arial" w:hAnsi="Arial" w:cs="Arial"/>
          <w:sz w:val="24"/>
          <w:szCs w:val="24"/>
        </w:rPr>
        <w:t xml:space="preserve">do local do crime?  </w:t>
      </w:r>
    </w:p>
    <w:p w14:paraId="08582B62" w14:textId="77777777" w:rsidR="009C12E4" w:rsidRDefault="009C12E4" w:rsidP="002272DA">
      <w:pPr>
        <w:pStyle w:val="Textodecomentrio"/>
        <w:rPr>
          <w:rFonts w:ascii="Arial" w:eastAsia="Arial" w:hAnsi="Arial" w:cs="Arial"/>
          <w:sz w:val="24"/>
          <w:szCs w:val="24"/>
        </w:rPr>
      </w:pPr>
    </w:p>
    <w:p w14:paraId="3984F903" w14:textId="331B6940" w:rsidR="009C12E4" w:rsidRDefault="009C12E4" w:rsidP="002272DA">
      <w:pPr>
        <w:pStyle w:val="Textodecomentrio"/>
        <w:jc w:val="right"/>
      </w:pPr>
      <w:hyperlink r:id="rId10" w:history="1">
        <w:r>
          <w:rPr>
            <w:rStyle w:val="Hyperlink"/>
          </w:rPr>
          <w:t>https://www.shutterstock.com/pt/image-photo/office-workers-gather-around-table-do-273429152</w:t>
        </w:r>
      </w:hyperlink>
    </w:p>
  </w:comment>
  <w:comment w:id="24" w:author="SEAD" w:date="2019-11-28T15:10:00Z" w:initials="S">
    <w:p w14:paraId="1E8A686F" w14:textId="067A8409" w:rsidR="009C12E4" w:rsidRPr="008B6008" w:rsidRDefault="009C12E4">
      <w:pPr>
        <w:pStyle w:val="Textodecomentrio"/>
        <w:rPr>
          <w:b/>
        </w:rPr>
      </w:pPr>
      <w:r>
        <w:rPr>
          <w:rStyle w:val="Refdecomentrio"/>
        </w:rPr>
        <w:annotationRef/>
      </w:r>
      <w:r w:rsidRPr="008B6008">
        <w:rPr>
          <w:b/>
          <w:color w:val="FF0000"/>
        </w:rPr>
        <w:t>ONLINE: Composição nas caixas de diálogo</w:t>
      </w:r>
    </w:p>
  </w:comment>
  <w:comment w:id="25" w:author="Danrley" w:date="2019-11-01T23:51:00Z" w:initials="D">
    <w:p w14:paraId="4EF15534" w14:textId="4536F93F" w:rsidR="009C12E4" w:rsidRDefault="009C12E4">
      <w:pPr>
        <w:pStyle w:val="Textodecomentrio"/>
      </w:pPr>
      <w:r>
        <w:rPr>
          <w:rStyle w:val="Refdecomentrio"/>
        </w:rPr>
        <w:annotationRef/>
      </w:r>
      <w:r>
        <w:t>DG: Favor inserir em diferentes peças do quebra cabeça as três palavras a seguir:</w:t>
      </w:r>
    </w:p>
    <w:p w14:paraId="54686D53" w14:textId="77777777" w:rsidR="009C12E4" w:rsidRDefault="009C12E4">
      <w:pPr>
        <w:pStyle w:val="Textodecomentrio"/>
      </w:pPr>
    </w:p>
    <w:p w14:paraId="6904B589" w14:textId="647926C8" w:rsidR="009C12E4" w:rsidRDefault="009C12E4">
      <w:pPr>
        <w:pStyle w:val="Textodecomentrio"/>
      </w:pPr>
      <w:r>
        <w:t>- COLETA DE PROVAS</w:t>
      </w:r>
    </w:p>
    <w:p w14:paraId="74B525D4" w14:textId="15ECEAD1" w:rsidR="009C12E4" w:rsidRDefault="009C12E4">
      <w:pPr>
        <w:pStyle w:val="Textodecomentrio"/>
      </w:pPr>
      <w:r>
        <w:t>- RELATO DA VÍTIMA</w:t>
      </w:r>
    </w:p>
    <w:p w14:paraId="0529213E" w14:textId="3BCB477E" w:rsidR="009C12E4" w:rsidRDefault="009C12E4">
      <w:pPr>
        <w:pStyle w:val="Textodecomentrio"/>
      </w:pPr>
      <w:r>
        <w:t>- RELATO DO ACUSADO</w:t>
      </w:r>
    </w:p>
    <w:p w14:paraId="3CF91C9B" w14:textId="77777777" w:rsidR="009C12E4" w:rsidRDefault="009C12E4">
      <w:pPr>
        <w:pStyle w:val="Textodecomentrio"/>
      </w:pPr>
    </w:p>
    <w:p w14:paraId="008276CF" w14:textId="6CAA5F08" w:rsidR="009C12E4" w:rsidRDefault="009C12E4">
      <w:pPr>
        <w:pStyle w:val="Textodecomentrio"/>
      </w:pPr>
      <w:r w:rsidRPr="001D75D0">
        <w:rPr>
          <w:b/>
        </w:rPr>
        <w:t>E alternar em outras peças ícones que representam estas frases,</w:t>
      </w:r>
      <w:r>
        <w:t xml:space="preserve"> por exemplo: para coleta de prova, um ícone de lupa. Obrigado.</w:t>
      </w:r>
    </w:p>
    <w:p w14:paraId="0F0D7D0C" w14:textId="77777777" w:rsidR="009C12E4" w:rsidRDefault="009C12E4">
      <w:pPr>
        <w:pStyle w:val="Textodecomentrio"/>
      </w:pPr>
    </w:p>
    <w:p w14:paraId="1F92D245" w14:textId="139C108B" w:rsidR="009C12E4" w:rsidRDefault="009C12E4">
      <w:pPr>
        <w:pStyle w:val="Textodecomentrio"/>
      </w:pPr>
      <w:r>
        <w:t xml:space="preserve">FONTE: </w:t>
      </w:r>
      <w:hyperlink r:id="rId11" w:history="1">
        <w:r>
          <w:rPr>
            <w:rStyle w:val="Hyperlink"/>
          </w:rPr>
          <w:t>https://www.shutterstock.com/pt/image-photo/image-businessman-compiling-macro-white-puzzle-164702828</w:t>
        </w:r>
      </w:hyperlink>
    </w:p>
  </w:comment>
  <w:comment w:id="26" w:author="Cíntia" w:date="2019-11-29T15:28:00Z" w:initials="C">
    <w:p w14:paraId="347552AB" w14:textId="02D79E46" w:rsidR="003F4250" w:rsidRDefault="003F4250">
      <w:pPr>
        <w:pStyle w:val="Textodecomentrio"/>
      </w:pPr>
      <w:r>
        <w:rPr>
          <w:rStyle w:val="Refdecomentrio"/>
        </w:rPr>
        <w:annotationRef/>
      </w:r>
      <w:r>
        <w:rPr>
          <w:rStyle w:val="hljs-tag"/>
          <w:rFonts w:ascii="Courier New" w:hAnsi="Courier New" w:cs="Courier New"/>
          <w:color w:val="00BFFF"/>
          <w:sz w:val="27"/>
          <w:szCs w:val="27"/>
        </w:rPr>
        <w:t>&lt;</w:t>
      </w:r>
      <w:r>
        <w:rPr>
          <w:rStyle w:val="hljs-title"/>
          <w:rFonts w:ascii="Courier New" w:hAnsi="Courier New" w:cs="Courier New"/>
          <w:color w:val="00BFFF"/>
          <w:sz w:val="27"/>
          <w:szCs w:val="27"/>
        </w:rPr>
        <w:t>div</w:t>
      </w:r>
      <w:r>
        <w:rPr>
          <w:rStyle w:val="hljs-tag"/>
          <w:rFonts w:ascii="Courier New" w:hAnsi="Courier New" w:cs="Courier New"/>
          <w:color w:val="00BFFF"/>
          <w:sz w:val="27"/>
          <w:szCs w:val="27"/>
        </w:rPr>
        <w:t xml:space="preserve"> </w:t>
      </w:r>
      <w:r>
        <w:rPr>
          <w:rStyle w:val="hljs-attribute"/>
          <w:rFonts w:ascii="Courier New" w:hAnsi="Courier New" w:cs="Courier New"/>
          <w:color w:val="87CEFA"/>
          <w:sz w:val="27"/>
          <w:szCs w:val="27"/>
        </w:rPr>
        <w:t>data-aos</w:t>
      </w:r>
      <w:r>
        <w:rPr>
          <w:rStyle w:val="hljs-tag"/>
          <w:rFonts w:ascii="Courier New" w:hAnsi="Courier New" w:cs="Courier New"/>
          <w:color w:val="00BFFF"/>
          <w:sz w:val="27"/>
          <w:szCs w:val="27"/>
        </w:rPr>
        <w:t>=</w:t>
      </w:r>
      <w:r>
        <w:rPr>
          <w:rStyle w:val="hljs-value"/>
          <w:rFonts w:ascii="Courier New" w:hAnsi="Courier New" w:cs="Courier New"/>
          <w:color w:val="FF8C00"/>
          <w:sz w:val="27"/>
          <w:szCs w:val="27"/>
        </w:rPr>
        <w:t>"fade-left"</w:t>
      </w:r>
      <w:r>
        <w:rPr>
          <w:rStyle w:val="hljs-tag"/>
          <w:rFonts w:ascii="Courier New" w:hAnsi="Courier New" w:cs="Courier New"/>
          <w:color w:val="00BFFF"/>
          <w:sz w:val="27"/>
          <w:szCs w:val="27"/>
        </w:rPr>
        <w:t>&gt;&lt;/</w:t>
      </w:r>
      <w:r>
        <w:rPr>
          <w:rStyle w:val="hljs-title"/>
          <w:rFonts w:ascii="Courier New" w:hAnsi="Courier New" w:cs="Courier New"/>
          <w:color w:val="00BFFF"/>
          <w:sz w:val="27"/>
          <w:szCs w:val="27"/>
        </w:rPr>
        <w:t>div</w:t>
      </w:r>
      <w:r>
        <w:rPr>
          <w:rStyle w:val="hljs-tag"/>
          <w:rFonts w:ascii="Courier New" w:hAnsi="Courier New" w:cs="Courier New"/>
          <w:color w:val="00BFFF"/>
          <w:sz w:val="27"/>
          <w:szCs w:val="27"/>
        </w:rPr>
        <w:t>&gt;</w:t>
      </w:r>
    </w:p>
  </w:comment>
  <w:comment w:id="27" w:author="SEAD" w:date="2019-11-28T15:13:00Z" w:initials="S">
    <w:p w14:paraId="0A3A0269" w14:textId="431EE22B" w:rsidR="009C12E4" w:rsidRPr="00B714C6" w:rsidRDefault="009C12E4">
      <w:pPr>
        <w:pStyle w:val="Textodecomentrio"/>
      </w:pPr>
      <w:r>
        <w:rPr>
          <w:rStyle w:val="Refdecomentrio"/>
        </w:rPr>
        <w:annotationRef/>
      </w:r>
      <w:r w:rsidRPr="00B714C6">
        <w:rPr>
          <w:color w:val="FF0000"/>
        </w:rPr>
        <w:t>ONLINE: 4.3.1 - Jesus Slider botão numerado</w:t>
      </w:r>
      <w:r w:rsidR="003F4250">
        <w:rPr>
          <w:color w:val="FF0000"/>
        </w:rPr>
        <w:t xml:space="preserve"> (círculos)</w:t>
      </w:r>
    </w:p>
  </w:comment>
  <w:comment w:id="30" w:author="Cíntia" w:date="2019-11-29T15:20:00Z" w:initials="C">
    <w:p w14:paraId="75E48416" w14:textId="1D610D54" w:rsidR="009634C4" w:rsidRPr="009634C4" w:rsidRDefault="009634C4">
      <w:pPr>
        <w:pStyle w:val="Textodecomentrio"/>
        <w:rPr>
          <w:b/>
          <w:color w:val="FF0000"/>
        </w:rPr>
      </w:pPr>
      <w:r w:rsidRPr="009634C4">
        <w:rPr>
          <w:rStyle w:val="Refdecomentrio"/>
          <w:b/>
          <w:color w:val="FF0000"/>
        </w:rPr>
        <w:annotationRef/>
      </w:r>
      <w:r w:rsidRPr="009634C4">
        <w:rPr>
          <w:b/>
          <w:color w:val="FF0000"/>
        </w:rPr>
        <w:t>Acordeon</w:t>
      </w:r>
    </w:p>
  </w:comment>
  <w:comment w:id="38" w:author="SEAD" w:date="2019-11-28T15:14:00Z" w:initials="S">
    <w:p w14:paraId="56F4BF28" w14:textId="3763E3D6" w:rsidR="009C12E4" w:rsidRPr="00C67966" w:rsidRDefault="009C12E4">
      <w:pPr>
        <w:pStyle w:val="Textodecomentrio"/>
        <w:rPr>
          <w:b/>
          <w:lang w:val="en-US"/>
        </w:rPr>
      </w:pPr>
      <w:r>
        <w:rPr>
          <w:rStyle w:val="Refdecomentrio"/>
        </w:rPr>
        <w:annotationRef/>
      </w:r>
      <w:r w:rsidRPr="00C67966">
        <w:rPr>
          <w:b/>
          <w:color w:val="FF0000"/>
          <w:lang w:val="en-US"/>
        </w:rPr>
        <w:t>ONLINE: Progress Bar</w:t>
      </w:r>
    </w:p>
  </w:comment>
  <w:comment w:id="39" w:author="Cíntia" w:date="2019-11-20T09:23:00Z" w:initials="C">
    <w:p w14:paraId="01F04426" w14:textId="15D91C6D" w:rsidR="009C12E4" w:rsidRPr="009C12E4" w:rsidRDefault="009C12E4">
      <w:pPr>
        <w:pStyle w:val="Textodecomentrio"/>
        <w:rPr>
          <w:lang w:val="en-US"/>
        </w:rPr>
      </w:pPr>
      <w:r>
        <w:rPr>
          <w:rStyle w:val="Refdecomentrio"/>
        </w:rPr>
        <w:annotationRef/>
      </w:r>
      <w:hyperlink r:id="rId12" w:history="1">
        <w:r w:rsidRPr="009C12E4">
          <w:rPr>
            <w:rStyle w:val="Hyperlink"/>
            <w:lang w:val="en-US"/>
          </w:rPr>
          <w:t>https://www.shutterstock.com/pt/image-photo/detective-hand-holding-magnifying-glass-front-1192132651</w:t>
        </w:r>
      </w:hyperlink>
    </w:p>
  </w:comment>
  <w:comment w:id="40" w:author="Danrley" w:date="2019-11-01T23:51:00Z" w:initials="D">
    <w:p w14:paraId="7EAABC65" w14:textId="677C3E33" w:rsidR="009C12E4" w:rsidRDefault="009C12E4">
      <w:pPr>
        <w:pStyle w:val="Textodecomentrio"/>
      </w:pPr>
      <w:r>
        <w:rPr>
          <w:rStyle w:val="Refdecomentrio"/>
        </w:rPr>
        <w:annotationRef/>
      </w:r>
      <w:r>
        <w:t xml:space="preserve">DG: Favor elaborar um infográfico, conforme modelo, evidenciando </w:t>
      </w:r>
      <w:r w:rsidRPr="009508EC">
        <w:rPr>
          <w:b/>
        </w:rPr>
        <w:t>ao centro</w:t>
      </w:r>
      <w:r>
        <w:t xml:space="preserve"> o título </w:t>
      </w:r>
      <w:r w:rsidRPr="009508EC">
        <w:rPr>
          <w:b/>
        </w:rPr>
        <w:t>“PLANO DE INVESTIGAÇÃO”</w:t>
      </w:r>
      <w:r>
        <w:t xml:space="preserve"> e em sua volta, as seguintes informações (pode inserir ícones):</w:t>
      </w:r>
    </w:p>
    <w:p w14:paraId="14307C6F" w14:textId="77777777" w:rsidR="009C12E4" w:rsidRDefault="009C12E4">
      <w:pPr>
        <w:pStyle w:val="Textodecomentrio"/>
      </w:pPr>
    </w:p>
    <w:p w14:paraId="7A42594E" w14:textId="3EF43661" w:rsidR="009C12E4" w:rsidRDefault="009C12E4">
      <w:pPr>
        <w:pStyle w:val="Textodecomentrio"/>
      </w:pPr>
      <w:r>
        <w:t>- Descrição do evento delituoso.</w:t>
      </w:r>
    </w:p>
    <w:p w14:paraId="7B1DD24C" w14:textId="261C87A3" w:rsidR="009C12E4" w:rsidRDefault="009C12E4">
      <w:pPr>
        <w:pStyle w:val="Textodecomentrio"/>
      </w:pPr>
      <w:r>
        <w:t>- Objetivos do trabalho.</w:t>
      </w:r>
    </w:p>
    <w:p w14:paraId="26D83589" w14:textId="67466FAC" w:rsidR="009C12E4" w:rsidRDefault="009C12E4">
      <w:pPr>
        <w:pStyle w:val="Textodecomentrio"/>
      </w:pPr>
      <w:r>
        <w:t>-  As questões que serão investigadas.</w:t>
      </w:r>
    </w:p>
    <w:p w14:paraId="7F2658CA" w14:textId="55998A57" w:rsidR="009C12E4" w:rsidRDefault="009C12E4">
      <w:pPr>
        <w:pStyle w:val="Textodecomentrio"/>
      </w:pPr>
      <w:r>
        <w:t>- Técnicas de aplicação.</w:t>
      </w:r>
    </w:p>
    <w:p w14:paraId="2E53881D" w14:textId="7E794A50" w:rsidR="009C12E4" w:rsidRDefault="009C12E4">
      <w:pPr>
        <w:pStyle w:val="Textodecomentrio"/>
      </w:pPr>
      <w:r>
        <w:t>- Resultado esperado.</w:t>
      </w:r>
    </w:p>
    <w:p w14:paraId="63F8A3BC" w14:textId="77777777" w:rsidR="009C12E4" w:rsidRDefault="009C12E4">
      <w:pPr>
        <w:pStyle w:val="Textodecomentrio"/>
      </w:pPr>
    </w:p>
    <w:p w14:paraId="3ACA0CB9" w14:textId="770A5F58" w:rsidR="009C12E4" w:rsidRDefault="009C12E4">
      <w:pPr>
        <w:pStyle w:val="Textodecomentrio"/>
      </w:pPr>
      <w:r>
        <w:t xml:space="preserve">FONTE: </w:t>
      </w:r>
      <w:hyperlink r:id="rId13" w:history="1">
        <w:r>
          <w:rPr>
            <w:rStyle w:val="Hyperlink"/>
          </w:rPr>
          <w:t>https://www.shutterstock.com/pt/image-vector/vector-infographic-template-diagram-graph-presentation-1215103906</w:t>
        </w:r>
      </w:hyperlink>
    </w:p>
  </w:comment>
  <w:comment w:id="41" w:author="SEAD" w:date="2019-11-28T15:15:00Z" w:initials="S">
    <w:p w14:paraId="0E286009" w14:textId="76A7E99D" w:rsidR="009C12E4" w:rsidRPr="009973B9" w:rsidRDefault="009C12E4">
      <w:pPr>
        <w:pStyle w:val="Textodecomentrio"/>
        <w:rPr>
          <w:color w:val="FF0000"/>
        </w:rPr>
      </w:pPr>
      <w:r w:rsidRPr="009973B9">
        <w:rPr>
          <w:rStyle w:val="Refdecomentrio"/>
          <w:color w:val="FF0000"/>
        </w:rPr>
        <w:annotationRef/>
      </w:r>
      <w:r w:rsidRPr="009973B9">
        <w:rPr>
          <w:color w:val="FF0000"/>
        </w:rPr>
        <w:t>ONLINE: Composição</w:t>
      </w:r>
    </w:p>
  </w:comment>
  <w:comment w:id="43" w:author="Danrley" w:date="2019-11-01T23:51:00Z" w:initials="D">
    <w:p w14:paraId="0E109467" w14:textId="16DCB522" w:rsidR="009C12E4" w:rsidRDefault="009C12E4" w:rsidP="009B0DE3">
      <w:pPr>
        <w:pStyle w:val="Textodecomentrio"/>
      </w:pPr>
      <w:r>
        <w:rPr>
          <w:rStyle w:val="Refdecomentrio"/>
        </w:rPr>
        <w:annotationRef/>
      </w:r>
      <w:r>
        <w:t xml:space="preserve">DG: Favor elaborar um infográfico, conforme modelo, evidenciando </w:t>
      </w:r>
      <w:r w:rsidRPr="009508EC">
        <w:rPr>
          <w:b/>
        </w:rPr>
        <w:t>ao centro</w:t>
      </w:r>
      <w:r>
        <w:t xml:space="preserve"> o título </w:t>
      </w:r>
      <w:r w:rsidRPr="009508EC">
        <w:rPr>
          <w:b/>
        </w:rPr>
        <w:t>“</w:t>
      </w:r>
      <w:r>
        <w:rPr>
          <w:b/>
        </w:rPr>
        <w:t>5W</w:t>
      </w:r>
      <w:r w:rsidRPr="009508EC">
        <w:rPr>
          <w:b/>
        </w:rPr>
        <w:t>”</w:t>
      </w:r>
      <w:r>
        <w:t xml:space="preserve"> e em sua volta, as seguintes informações:</w:t>
      </w:r>
    </w:p>
    <w:p w14:paraId="2F4903D1" w14:textId="77777777" w:rsidR="009634C4" w:rsidRPr="009634C4" w:rsidRDefault="009634C4" w:rsidP="009B0DE3">
      <w:pPr>
        <w:pStyle w:val="Textodecomentrio"/>
        <w:rPr>
          <w:b/>
        </w:rPr>
      </w:pPr>
    </w:p>
    <w:p w14:paraId="1F243A86" w14:textId="5C3CF4BF" w:rsidR="009634C4" w:rsidRPr="009634C4" w:rsidRDefault="009634C4" w:rsidP="009B0DE3">
      <w:pPr>
        <w:pStyle w:val="Textodecomentrio"/>
        <w:rPr>
          <w:b/>
        </w:rPr>
      </w:pPr>
      <w:r w:rsidRPr="009634C4">
        <w:rPr>
          <w:b/>
        </w:rPr>
        <w:t xml:space="preserve">Título: </w:t>
      </w:r>
      <w:r w:rsidRPr="009634C4">
        <w:rPr>
          <w:b/>
        </w:rPr>
        <w:t>5W</w:t>
      </w:r>
    </w:p>
    <w:p w14:paraId="2D19DD01" w14:textId="77777777" w:rsidR="009C12E4" w:rsidRDefault="009C12E4" w:rsidP="009B0DE3">
      <w:pPr>
        <w:pStyle w:val="Textodecomentrio"/>
      </w:pPr>
    </w:p>
    <w:p w14:paraId="59C23E9E" w14:textId="5B4E4473"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t xml:space="preserve">- </w:t>
      </w:r>
      <w:r w:rsidRPr="00122F60">
        <w:rPr>
          <w:rFonts w:ascii="Arial" w:eastAsia="Arial" w:hAnsi="Arial" w:cs="Arial"/>
          <w:b/>
          <w:bCs/>
          <w:color w:val="000000"/>
          <w:sz w:val="24"/>
          <w:szCs w:val="24"/>
          <w:highlight w:val="cyan"/>
        </w:rPr>
        <w:t>WHAT</w:t>
      </w:r>
      <w:r w:rsidRPr="0068691B">
        <w:rPr>
          <w:rFonts w:ascii="Arial" w:eastAsia="Arial" w:hAnsi="Arial" w:cs="Arial"/>
          <w:color w:val="000000"/>
          <w:sz w:val="24"/>
          <w:szCs w:val="24"/>
        </w:rPr>
        <w:t xml:space="preserve"> </w:t>
      </w:r>
    </w:p>
    <w:p w14:paraId="0AA4612F" w14:textId="77777777"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O que será feito. </w:t>
      </w:r>
    </w:p>
    <w:p w14:paraId="19113F6B" w14:textId="5F30FE2C" w:rsidR="009C12E4" w:rsidRPr="0068691B" w:rsidRDefault="009C12E4" w:rsidP="009B0DE3">
      <w:pPr>
        <w:shd w:val="clear" w:color="auto" w:fill="D0CECE"/>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Corresponde às etapas da execução.</w:t>
      </w:r>
    </w:p>
    <w:p w14:paraId="544041EF" w14:textId="2C1D9BD1" w:rsidR="009C12E4" w:rsidRDefault="009C12E4" w:rsidP="009B0DE3">
      <w:pPr>
        <w:pStyle w:val="Textodecomentrio"/>
      </w:pPr>
    </w:p>
    <w:p w14:paraId="07C5C34C" w14:textId="3F9B6FB7"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t xml:space="preserve">- </w:t>
      </w:r>
      <w:r w:rsidRPr="00122F60">
        <w:rPr>
          <w:rFonts w:ascii="Arial" w:eastAsia="Arial" w:hAnsi="Arial" w:cs="Arial"/>
          <w:b/>
          <w:bCs/>
          <w:color w:val="000000"/>
          <w:sz w:val="24"/>
          <w:szCs w:val="24"/>
          <w:highlight w:val="cyan"/>
        </w:rPr>
        <w:t>WHY</w:t>
      </w:r>
      <w:r>
        <w:rPr>
          <w:rFonts w:ascii="Arial" w:eastAsia="Arial" w:hAnsi="Arial" w:cs="Arial"/>
          <w:color w:val="000000"/>
          <w:sz w:val="24"/>
          <w:szCs w:val="24"/>
        </w:rPr>
        <w:t xml:space="preserve"> </w:t>
      </w:r>
    </w:p>
    <w:p w14:paraId="200CE16E" w14:textId="77777777"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Por que será feito. </w:t>
      </w:r>
    </w:p>
    <w:p w14:paraId="27FDB746" w14:textId="29310CBC" w:rsidR="009C12E4" w:rsidRPr="0068691B" w:rsidRDefault="009C12E4" w:rsidP="009B0DE3">
      <w:pPr>
        <w:shd w:val="clear" w:color="auto" w:fill="D0CECE"/>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Corresponde à justificativa.</w:t>
      </w:r>
    </w:p>
    <w:p w14:paraId="402E4E1B" w14:textId="06EF58D3" w:rsidR="009C12E4" w:rsidRDefault="009C12E4" w:rsidP="009B0DE3">
      <w:pPr>
        <w:pStyle w:val="Textodecomentrio"/>
      </w:pPr>
    </w:p>
    <w:p w14:paraId="575A26F4" w14:textId="40039AA0"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t xml:space="preserve">-  </w:t>
      </w:r>
      <w:r w:rsidRPr="00122F60">
        <w:rPr>
          <w:rFonts w:ascii="Arial" w:eastAsia="Arial" w:hAnsi="Arial" w:cs="Arial"/>
          <w:b/>
          <w:bCs/>
          <w:color w:val="000000"/>
          <w:sz w:val="24"/>
          <w:szCs w:val="24"/>
          <w:highlight w:val="cyan"/>
        </w:rPr>
        <w:t>WHERE</w:t>
      </w:r>
      <w:r>
        <w:rPr>
          <w:rFonts w:ascii="Arial" w:eastAsia="Arial" w:hAnsi="Arial" w:cs="Arial"/>
          <w:color w:val="000000"/>
          <w:sz w:val="24"/>
          <w:szCs w:val="24"/>
        </w:rPr>
        <w:t xml:space="preserve"> </w:t>
      </w:r>
    </w:p>
    <w:p w14:paraId="540885CA" w14:textId="77777777"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Onde será feito. </w:t>
      </w:r>
    </w:p>
    <w:p w14:paraId="28E83172" w14:textId="66016FB2" w:rsidR="009C12E4" w:rsidRPr="0068691B" w:rsidRDefault="009C12E4" w:rsidP="009B0DE3">
      <w:pPr>
        <w:shd w:val="clear" w:color="auto" w:fill="D0CECE"/>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Corresponde ao local de execução.</w:t>
      </w:r>
    </w:p>
    <w:p w14:paraId="4B774B4F" w14:textId="272F5D76" w:rsidR="009C12E4" w:rsidRDefault="009C12E4" w:rsidP="009B0DE3">
      <w:pPr>
        <w:pStyle w:val="Textodecomentrio"/>
      </w:pPr>
    </w:p>
    <w:p w14:paraId="6F4D5088" w14:textId="3DDC7BBB"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t xml:space="preserve">- </w:t>
      </w:r>
      <w:r w:rsidRPr="00122F60">
        <w:rPr>
          <w:rFonts w:ascii="Arial" w:eastAsia="Arial" w:hAnsi="Arial" w:cs="Arial"/>
          <w:b/>
          <w:bCs/>
          <w:color w:val="000000"/>
          <w:sz w:val="24"/>
          <w:szCs w:val="24"/>
          <w:highlight w:val="cyan"/>
        </w:rPr>
        <w:t>WHEN</w:t>
      </w:r>
    </w:p>
    <w:p w14:paraId="1081CD80" w14:textId="34A4B1F4" w:rsidR="009C12E4" w:rsidRDefault="009C12E4" w:rsidP="009B0DE3">
      <w:pPr>
        <w:shd w:val="clear" w:color="auto" w:fill="D0CECE"/>
        <w:spacing w:beforeLines="24" w:before="57" w:afterLines="24" w:after="57" w:line="360" w:lineRule="auto"/>
        <w:jc w:val="both"/>
        <w:rPr>
          <w:rFonts w:ascii="Arial" w:eastAsia="Arial" w:hAnsi="Arial" w:cs="Arial"/>
          <w:color w:val="000000"/>
          <w:sz w:val="24"/>
          <w:szCs w:val="24"/>
        </w:rPr>
      </w:pPr>
      <w:r>
        <w:rPr>
          <w:rFonts w:ascii="Arial" w:eastAsia="Arial" w:hAnsi="Arial" w:cs="Arial"/>
          <w:color w:val="000000"/>
          <w:sz w:val="24"/>
          <w:szCs w:val="24"/>
        </w:rPr>
        <w:t>Q</w:t>
      </w:r>
      <w:r w:rsidRPr="0068691B">
        <w:rPr>
          <w:rFonts w:ascii="Arial" w:eastAsia="Arial" w:hAnsi="Arial" w:cs="Arial"/>
          <w:color w:val="000000"/>
          <w:sz w:val="24"/>
          <w:szCs w:val="24"/>
        </w:rPr>
        <w:t xml:space="preserve">uando será feito. </w:t>
      </w:r>
    </w:p>
    <w:p w14:paraId="7F6D60F9" w14:textId="5EB560BE" w:rsidR="009C12E4" w:rsidRPr="0068691B" w:rsidRDefault="009C12E4" w:rsidP="009B0DE3">
      <w:pPr>
        <w:shd w:val="clear" w:color="auto" w:fill="D0CECE"/>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Corresponde ao tempo de execução.</w:t>
      </w:r>
    </w:p>
    <w:p w14:paraId="3A90E5F3" w14:textId="5F21444B" w:rsidR="009C12E4" w:rsidRDefault="009C12E4" w:rsidP="009B0DE3">
      <w:pPr>
        <w:pStyle w:val="Textodecomentrio"/>
      </w:pPr>
    </w:p>
    <w:p w14:paraId="31BC8398" w14:textId="283431AA" w:rsidR="009C12E4" w:rsidRDefault="009C12E4" w:rsidP="009B0DE3">
      <w:pPr>
        <w:pStyle w:val="Textodecomentrio"/>
        <w:rPr>
          <w:rFonts w:ascii="Arial" w:eastAsia="Arial" w:hAnsi="Arial" w:cs="Arial"/>
          <w:color w:val="000000"/>
          <w:sz w:val="24"/>
          <w:szCs w:val="24"/>
        </w:rPr>
      </w:pPr>
      <w:r>
        <w:t xml:space="preserve">- </w:t>
      </w:r>
      <w:r w:rsidRPr="00122F60">
        <w:rPr>
          <w:rFonts w:ascii="Arial" w:eastAsia="Arial" w:hAnsi="Arial" w:cs="Arial"/>
          <w:b/>
          <w:bCs/>
          <w:color w:val="000000"/>
          <w:sz w:val="24"/>
          <w:szCs w:val="24"/>
          <w:highlight w:val="cyan"/>
        </w:rPr>
        <w:t>WHO</w:t>
      </w:r>
      <w:r w:rsidRPr="0068691B">
        <w:rPr>
          <w:rFonts w:ascii="Arial" w:eastAsia="Arial" w:hAnsi="Arial" w:cs="Arial"/>
          <w:b/>
          <w:bCs/>
          <w:color w:val="000000"/>
          <w:sz w:val="24"/>
          <w:szCs w:val="24"/>
        </w:rPr>
        <w:t xml:space="preserve"> </w:t>
      </w:r>
    </w:p>
    <w:p w14:paraId="36D4524E" w14:textId="77777777" w:rsidR="009C12E4" w:rsidRDefault="009C12E4" w:rsidP="009B0DE3">
      <w:pPr>
        <w:pStyle w:val="Textodecomentrio"/>
        <w:rPr>
          <w:rFonts w:ascii="Arial" w:eastAsia="Arial" w:hAnsi="Arial" w:cs="Arial"/>
          <w:color w:val="000000"/>
          <w:sz w:val="24"/>
          <w:szCs w:val="24"/>
        </w:rPr>
      </w:pPr>
      <w:r w:rsidRPr="0068691B">
        <w:rPr>
          <w:rFonts w:ascii="Arial" w:eastAsia="Arial" w:hAnsi="Arial" w:cs="Arial"/>
          <w:color w:val="000000"/>
          <w:sz w:val="24"/>
          <w:szCs w:val="24"/>
        </w:rPr>
        <w:t xml:space="preserve">Por quem será feito. </w:t>
      </w:r>
    </w:p>
    <w:p w14:paraId="3D747C62" w14:textId="0A66456B" w:rsidR="009C12E4" w:rsidRDefault="009C12E4" w:rsidP="009B0DE3">
      <w:pPr>
        <w:pStyle w:val="Textodecomentrio"/>
      </w:pPr>
      <w:r w:rsidRPr="0068691B">
        <w:rPr>
          <w:rFonts w:ascii="Arial" w:eastAsia="Arial" w:hAnsi="Arial" w:cs="Arial"/>
          <w:color w:val="000000"/>
          <w:sz w:val="24"/>
          <w:szCs w:val="24"/>
        </w:rPr>
        <w:t>Corresponde ao responsável pela execução.</w:t>
      </w:r>
    </w:p>
    <w:p w14:paraId="4E3F162C" w14:textId="77777777" w:rsidR="009C12E4" w:rsidRDefault="009C12E4">
      <w:pPr>
        <w:pStyle w:val="Textodecomentrio"/>
      </w:pPr>
    </w:p>
    <w:p w14:paraId="165BC6D6" w14:textId="77777777" w:rsidR="009C12E4" w:rsidRDefault="009C12E4">
      <w:pPr>
        <w:pStyle w:val="Textodecomentrio"/>
      </w:pPr>
    </w:p>
    <w:p w14:paraId="6C2FF3FD" w14:textId="38D49403" w:rsidR="009C12E4" w:rsidRDefault="009C12E4">
      <w:pPr>
        <w:pStyle w:val="Textodecomentrio"/>
      </w:pPr>
      <w:r>
        <w:t xml:space="preserve">FONTE: </w:t>
      </w:r>
      <w:hyperlink r:id="rId14" w:history="1">
        <w:r>
          <w:rPr>
            <w:rStyle w:val="Hyperlink"/>
          </w:rPr>
          <w:t>https://www.shutterstock.com/pt/image-vector/circular-infographic-design-template-icons-7-1157084074</w:t>
        </w:r>
      </w:hyperlink>
    </w:p>
  </w:comment>
  <w:comment w:id="44" w:author="SEAD" w:date="2019-11-28T15:18:00Z" w:initials="S">
    <w:p w14:paraId="59D5C233" w14:textId="00E4CF48" w:rsidR="009C12E4" w:rsidRPr="009973B9" w:rsidRDefault="009C12E4">
      <w:pPr>
        <w:pStyle w:val="Textodecomentrio"/>
        <w:rPr>
          <w:lang w:val="en-US"/>
        </w:rPr>
      </w:pPr>
      <w:r>
        <w:rPr>
          <w:rStyle w:val="Refdecomentrio"/>
        </w:rPr>
        <w:annotationRef/>
      </w:r>
      <w:r w:rsidRPr="009973B9">
        <w:rPr>
          <w:color w:val="FF0000"/>
          <w:lang w:val="en-US"/>
        </w:rPr>
        <w:t>ONLINE: Split List, inserir cliques nas palavras “what, why, where, when e who”</w:t>
      </w:r>
    </w:p>
  </w:comment>
  <w:comment w:id="45" w:author="Cíntia" w:date="2019-11-04T18:12:00Z" w:initials="C">
    <w:p w14:paraId="790CF608" w14:textId="77777777" w:rsidR="009C12E4" w:rsidRDefault="009C12E4" w:rsidP="00F72043">
      <w:pPr>
        <w:pStyle w:val="Textodecomentrio"/>
      </w:pPr>
      <w:r>
        <w:rPr>
          <w:rStyle w:val="Refdecomentrio"/>
        </w:rPr>
        <w:annotationRef/>
      </w:r>
      <w:r>
        <w:rPr>
          <w:rStyle w:val="Refdecomentrio"/>
        </w:rPr>
        <w:annotationRef/>
      </w:r>
      <w:r>
        <w:t xml:space="preserve">DG: Favor elaborar um infográfico, conforme modelo anterior (do 5W) e este ao lado, evidenciando </w:t>
      </w:r>
      <w:r w:rsidRPr="009508EC">
        <w:rPr>
          <w:b/>
        </w:rPr>
        <w:t>ao centro</w:t>
      </w:r>
      <w:r>
        <w:t xml:space="preserve"> o título </w:t>
      </w:r>
      <w:r w:rsidRPr="009508EC">
        <w:rPr>
          <w:b/>
        </w:rPr>
        <w:t>“</w:t>
      </w:r>
      <w:r>
        <w:rPr>
          <w:b/>
        </w:rPr>
        <w:t>2H</w:t>
      </w:r>
      <w:r w:rsidRPr="009508EC">
        <w:rPr>
          <w:b/>
        </w:rPr>
        <w:t>”</w:t>
      </w:r>
      <w:r>
        <w:t xml:space="preserve"> e em sua volta, as seguintes informações:</w:t>
      </w:r>
    </w:p>
    <w:p w14:paraId="014783C7" w14:textId="77777777" w:rsidR="009C12E4" w:rsidRDefault="009C12E4" w:rsidP="00F72043">
      <w:pPr>
        <w:pStyle w:val="Textodecomentrio"/>
      </w:pPr>
    </w:p>
    <w:p w14:paraId="2F9707F1" w14:textId="77777777" w:rsidR="009C12E4" w:rsidRDefault="009C12E4" w:rsidP="00F72043">
      <w:pPr>
        <w:shd w:val="clear" w:color="auto" w:fill="D0CECE"/>
        <w:spacing w:beforeLines="24" w:before="57" w:afterLines="24" w:after="57" w:line="360" w:lineRule="auto"/>
        <w:jc w:val="both"/>
        <w:rPr>
          <w:rFonts w:ascii="Arial" w:eastAsia="Arial" w:hAnsi="Arial" w:cs="Arial"/>
          <w:color w:val="000000"/>
          <w:sz w:val="24"/>
          <w:szCs w:val="24"/>
        </w:rPr>
      </w:pPr>
      <w:r>
        <w:t xml:space="preserve">- </w:t>
      </w:r>
      <w:r w:rsidRPr="00122F60">
        <w:rPr>
          <w:rFonts w:ascii="Arial" w:eastAsia="Arial" w:hAnsi="Arial" w:cs="Arial"/>
          <w:b/>
          <w:bCs/>
          <w:color w:val="000000"/>
          <w:sz w:val="24"/>
          <w:szCs w:val="24"/>
          <w:highlight w:val="cyan"/>
        </w:rPr>
        <w:t>HOW</w:t>
      </w:r>
      <w:r w:rsidRPr="0068691B">
        <w:rPr>
          <w:rFonts w:ascii="Arial" w:eastAsia="Arial" w:hAnsi="Arial" w:cs="Arial"/>
          <w:color w:val="000000"/>
          <w:sz w:val="24"/>
          <w:szCs w:val="24"/>
        </w:rPr>
        <w:t xml:space="preserve"> </w:t>
      </w:r>
    </w:p>
    <w:p w14:paraId="50186731" w14:textId="77777777" w:rsidR="009C12E4" w:rsidRDefault="009C12E4" w:rsidP="00F72043">
      <w:pPr>
        <w:shd w:val="clear" w:color="auto" w:fill="D0CECE"/>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Como será feito. </w:t>
      </w:r>
    </w:p>
    <w:p w14:paraId="533BA272" w14:textId="77777777" w:rsidR="009C12E4" w:rsidRPr="0068691B" w:rsidRDefault="009C12E4" w:rsidP="00F72043">
      <w:pPr>
        <w:shd w:val="clear" w:color="auto" w:fill="D0CECE"/>
        <w:spacing w:beforeLines="24" w:before="57" w:afterLines="24" w:after="57" w:line="360" w:lineRule="auto"/>
        <w:jc w:val="both"/>
        <w:rPr>
          <w:rFonts w:ascii="Arial" w:hAnsi="Arial" w:cs="Arial"/>
          <w:sz w:val="24"/>
          <w:szCs w:val="24"/>
        </w:rPr>
      </w:pPr>
      <w:r w:rsidRPr="0068691B">
        <w:rPr>
          <w:rFonts w:ascii="Arial" w:eastAsia="Arial" w:hAnsi="Arial" w:cs="Arial"/>
          <w:color w:val="000000"/>
          <w:sz w:val="24"/>
          <w:szCs w:val="24"/>
        </w:rPr>
        <w:t>Corresponde ao método que será aplicado.</w:t>
      </w:r>
    </w:p>
    <w:p w14:paraId="31D3D744" w14:textId="77777777" w:rsidR="009C12E4" w:rsidRDefault="009C12E4" w:rsidP="00F72043">
      <w:pPr>
        <w:pStyle w:val="Textodecomentrio"/>
      </w:pPr>
    </w:p>
    <w:p w14:paraId="26F61C1A" w14:textId="77777777" w:rsidR="009C12E4" w:rsidRDefault="009C12E4" w:rsidP="00F72043">
      <w:pPr>
        <w:shd w:val="clear" w:color="auto" w:fill="D0CECE"/>
        <w:spacing w:beforeLines="24" w:before="57" w:afterLines="24" w:after="57" w:line="360" w:lineRule="auto"/>
        <w:jc w:val="both"/>
        <w:rPr>
          <w:rFonts w:ascii="Arial" w:eastAsia="Arial" w:hAnsi="Arial" w:cs="Arial"/>
          <w:b/>
          <w:bCs/>
          <w:color w:val="000000"/>
          <w:sz w:val="24"/>
          <w:szCs w:val="24"/>
        </w:rPr>
      </w:pPr>
      <w:r>
        <w:t xml:space="preserve">- </w:t>
      </w:r>
      <w:r w:rsidRPr="00122F60">
        <w:rPr>
          <w:rFonts w:ascii="Arial" w:eastAsia="Arial" w:hAnsi="Arial" w:cs="Arial"/>
          <w:b/>
          <w:bCs/>
          <w:color w:val="000000"/>
          <w:sz w:val="24"/>
          <w:szCs w:val="24"/>
          <w:highlight w:val="cyan"/>
        </w:rPr>
        <w:t>HOW MUCH</w:t>
      </w:r>
      <w:r>
        <w:rPr>
          <w:rFonts w:ascii="Arial" w:eastAsia="Arial" w:hAnsi="Arial" w:cs="Arial"/>
          <w:b/>
          <w:bCs/>
          <w:color w:val="000000"/>
          <w:sz w:val="24"/>
          <w:szCs w:val="24"/>
        </w:rPr>
        <w:t xml:space="preserve"> </w:t>
      </w:r>
    </w:p>
    <w:p w14:paraId="4AA0E776" w14:textId="77777777" w:rsidR="009C12E4" w:rsidRDefault="009C12E4" w:rsidP="00F72043">
      <w:pPr>
        <w:shd w:val="clear" w:color="auto" w:fill="D0CECE"/>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 xml:space="preserve">Quanto custará fazer. </w:t>
      </w:r>
    </w:p>
    <w:p w14:paraId="19DC87CA" w14:textId="77777777" w:rsidR="009C12E4" w:rsidRPr="00723D7E" w:rsidRDefault="009C12E4" w:rsidP="00F72043">
      <w:pPr>
        <w:shd w:val="clear" w:color="auto" w:fill="D0CECE"/>
        <w:spacing w:beforeLines="24" w:before="57" w:afterLines="24" w:after="57" w:line="360" w:lineRule="auto"/>
        <w:jc w:val="both"/>
        <w:rPr>
          <w:rFonts w:ascii="Arial" w:eastAsia="Arial" w:hAnsi="Arial" w:cs="Arial"/>
          <w:color w:val="000000"/>
          <w:sz w:val="24"/>
          <w:szCs w:val="24"/>
        </w:rPr>
      </w:pPr>
      <w:r w:rsidRPr="0068691B">
        <w:rPr>
          <w:rFonts w:ascii="Arial" w:eastAsia="Arial" w:hAnsi="Arial" w:cs="Arial"/>
          <w:color w:val="000000"/>
          <w:sz w:val="24"/>
          <w:szCs w:val="24"/>
        </w:rPr>
        <w:t>Corresponde ao custo da investigação.</w:t>
      </w:r>
    </w:p>
    <w:p w14:paraId="3C5215C4" w14:textId="77777777" w:rsidR="009C12E4" w:rsidRDefault="009C12E4" w:rsidP="00F72043">
      <w:pPr>
        <w:pStyle w:val="Textodecomentrio"/>
      </w:pPr>
    </w:p>
    <w:p w14:paraId="3419E1B0" w14:textId="77777777" w:rsidR="009C12E4" w:rsidRDefault="009C12E4" w:rsidP="00F72043">
      <w:pPr>
        <w:pStyle w:val="Textodecomentrio"/>
      </w:pPr>
      <w:r>
        <w:t xml:space="preserve">FONTE: </w:t>
      </w:r>
      <w:hyperlink r:id="rId15" w:history="1">
        <w:r>
          <w:rPr>
            <w:rStyle w:val="Hyperlink"/>
          </w:rPr>
          <w:t>https://www.shutterstock.com/pt/image-vector/modern-vector-illustration-3d-template-circular-790002310</w:t>
        </w:r>
      </w:hyperlink>
      <w:r>
        <w:t xml:space="preserve"> </w:t>
      </w:r>
    </w:p>
    <w:p w14:paraId="6A703D4B" w14:textId="6EEC4481" w:rsidR="009C12E4" w:rsidRDefault="009C12E4">
      <w:pPr>
        <w:pStyle w:val="Textodecomentrio"/>
      </w:pPr>
    </w:p>
  </w:comment>
  <w:comment w:id="46" w:author="Cíntia" w:date="2019-11-04T18:23:00Z" w:initials="C">
    <w:p w14:paraId="56EEC760" w14:textId="61B717BD" w:rsidR="009C12E4" w:rsidRDefault="009C12E4" w:rsidP="00076397">
      <w:pPr>
        <w:pStyle w:val="Textodecomentrio"/>
      </w:pPr>
      <w:r>
        <w:rPr>
          <w:rStyle w:val="Refdecomentrio"/>
        </w:rPr>
        <w:annotationRef/>
      </w:r>
      <w:r>
        <w:rPr>
          <w:rStyle w:val="Refdecomentrio"/>
        </w:rPr>
        <w:annotationRef/>
      </w:r>
      <w:r w:rsidR="003F4250">
        <w:t xml:space="preserve">DG: Favor inserir ao lado </w:t>
      </w:r>
      <w:r>
        <w:t>das provas, os seguintes aspectos:</w:t>
      </w:r>
    </w:p>
    <w:p w14:paraId="21638A90" w14:textId="77777777" w:rsidR="009C12E4" w:rsidRDefault="009C12E4" w:rsidP="00076397">
      <w:pPr>
        <w:pStyle w:val="Textodecomentrio"/>
      </w:pPr>
    </w:p>
    <w:p w14:paraId="02C7843E" w14:textId="77777777" w:rsidR="009C12E4" w:rsidRDefault="009C12E4" w:rsidP="00076397">
      <w:pPr>
        <w:pStyle w:val="Textodecomentrio"/>
      </w:pPr>
      <w:r>
        <w:t>- Conhecimento</w:t>
      </w:r>
    </w:p>
    <w:p w14:paraId="3B28EE67" w14:textId="41395A1D" w:rsidR="009C12E4" w:rsidRDefault="009C12E4" w:rsidP="00076397">
      <w:pPr>
        <w:pStyle w:val="Textodecomentrio"/>
      </w:pPr>
      <w:r>
        <w:t>- Avalição dos riscos</w:t>
      </w:r>
    </w:p>
    <w:p w14:paraId="2C4EC1E2" w14:textId="30CD0DB9" w:rsidR="009C12E4" w:rsidRDefault="009C12E4" w:rsidP="00076397">
      <w:pPr>
        <w:pStyle w:val="Textodecomentrio"/>
      </w:pPr>
      <w:r>
        <w:t>- Gestão dos riscos</w:t>
      </w:r>
    </w:p>
    <w:p w14:paraId="6470CB20" w14:textId="77777777" w:rsidR="009C12E4" w:rsidRDefault="009C12E4" w:rsidP="00076397">
      <w:pPr>
        <w:pStyle w:val="Textodecomentrio"/>
      </w:pPr>
    </w:p>
    <w:p w14:paraId="562D642A" w14:textId="5041CEE7" w:rsidR="009C12E4" w:rsidRDefault="009C12E4" w:rsidP="00076397">
      <w:pPr>
        <w:pStyle w:val="Textodecomentrio"/>
      </w:pPr>
      <w:r>
        <w:t xml:space="preserve">FONTE: </w:t>
      </w:r>
      <w:hyperlink r:id="rId16" w:history="1">
        <w:r w:rsidR="003F4250">
          <w:rPr>
            <w:rStyle w:val="Hyperlink"/>
          </w:rPr>
          <w:t>https://www.shutterstock.com/pt/image-photo/crime-scene-investigation-collecting-evidence-1014356098</w:t>
        </w:r>
      </w:hyperlink>
      <w:bookmarkStart w:id="47" w:name="_GoBack"/>
      <w:bookmarkEnd w:id="47"/>
    </w:p>
    <w:p w14:paraId="07614CA4" w14:textId="3AC5F257" w:rsidR="009C12E4" w:rsidRDefault="009C12E4">
      <w:pPr>
        <w:pStyle w:val="Textodecomentrio"/>
      </w:pPr>
    </w:p>
  </w:comment>
  <w:comment w:id="50" w:author="Danrley" w:date="2019-11-01T23:51:00Z" w:initials="D">
    <w:p w14:paraId="2E8B8E60" w14:textId="77777777" w:rsidR="009C12E4" w:rsidRDefault="009C12E4">
      <w:pPr>
        <w:pStyle w:val="Textodecomentrio"/>
      </w:pPr>
      <w:r>
        <w:rPr>
          <w:rStyle w:val="Refdecomentrio"/>
        </w:rPr>
        <w:annotationRef/>
      </w:r>
      <w:r>
        <w:t>DG: Favor elaborar infográfico:</w:t>
      </w:r>
    </w:p>
    <w:p w14:paraId="45242FAE" w14:textId="00023A56" w:rsidR="009C12E4" w:rsidRDefault="009C12E4">
      <w:pPr>
        <w:pStyle w:val="Textodecomentrio"/>
      </w:pPr>
      <w:r>
        <w:t xml:space="preserve">Centro: </w:t>
      </w:r>
    </w:p>
    <w:p w14:paraId="44968173" w14:textId="77777777" w:rsidR="009C12E4" w:rsidRDefault="009C12E4">
      <w:pPr>
        <w:pStyle w:val="Textodecomentrio"/>
      </w:pPr>
      <w:r>
        <w:t>RISCOS INERENTES AO PROCESSO INVESTIGATÓRIO</w:t>
      </w:r>
    </w:p>
    <w:p w14:paraId="21AF938C" w14:textId="77777777" w:rsidR="009C12E4" w:rsidRDefault="009C12E4">
      <w:pPr>
        <w:pStyle w:val="Textodecomentrio"/>
      </w:pPr>
    </w:p>
    <w:p w14:paraId="319D1F99" w14:textId="77777777" w:rsidR="009C12E4" w:rsidRDefault="009C12E4">
      <w:pPr>
        <w:pStyle w:val="Textodecomentrio"/>
      </w:pPr>
      <w:r>
        <w:t>lado direito:</w:t>
      </w:r>
    </w:p>
    <w:p w14:paraId="6B857E44" w14:textId="77777777" w:rsidR="009C12E4" w:rsidRDefault="009C12E4">
      <w:pPr>
        <w:pStyle w:val="Textodecomentrio"/>
      </w:pPr>
      <w:r>
        <w:t>RISCOS DE CAUSAS EXTERNAS</w:t>
      </w:r>
    </w:p>
    <w:p w14:paraId="5AA12CEE" w14:textId="77777777" w:rsidR="009C12E4" w:rsidRDefault="009C12E4">
      <w:pPr>
        <w:pStyle w:val="Textodecomentrio"/>
      </w:pPr>
    </w:p>
    <w:p w14:paraId="4245F11A" w14:textId="77777777" w:rsidR="009C12E4" w:rsidRDefault="009C12E4">
      <w:pPr>
        <w:pStyle w:val="Textodecomentrio"/>
      </w:pPr>
      <w:r>
        <w:t>lado esquerdo:</w:t>
      </w:r>
    </w:p>
    <w:p w14:paraId="098C5104" w14:textId="0B280581" w:rsidR="009C12E4" w:rsidRDefault="009C12E4">
      <w:pPr>
        <w:pStyle w:val="Textodecomentrio"/>
      </w:pPr>
      <w:r>
        <w:t>RISCOS DE CAUSAS INTERNAS</w:t>
      </w:r>
    </w:p>
    <w:p w14:paraId="3B11CC2C" w14:textId="1967CACE" w:rsidR="009C12E4" w:rsidRDefault="009C12E4">
      <w:pPr>
        <w:pStyle w:val="Textodecomentrio"/>
      </w:pPr>
    </w:p>
    <w:p w14:paraId="003A472D" w14:textId="77777777" w:rsidR="009C12E4" w:rsidRDefault="009C12E4">
      <w:pPr>
        <w:pStyle w:val="Textodecomentrio"/>
      </w:pPr>
    </w:p>
    <w:p w14:paraId="7E3E1E35" w14:textId="5E6074E0" w:rsidR="009C12E4" w:rsidRDefault="009C12E4">
      <w:pPr>
        <w:pStyle w:val="Textodecomentrio"/>
      </w:pPr>
      <w:r>
        <w:t>FONTE:</w:t>
      </w:r>
      <w:r w:rsidRPr="003722F3">
        <w:t xml:space="preserve"> </w:t>
      </w:r>
      <w:hyperlink r:id="rId17" w:history="1">
        <w:r>
          <w:rPr>
            <w:rStyle w:val="Hyperlink"/>
          </w:rPr>
          <w:t>https://www.shutterstock.com/pt/image-vector/two-infographics-element-business-concept-2-1044105031</w:t>
        </w:r>
      </w:hyperlink>
    </w:p>
  </w:comment>
  <w:comment w:id="51" w:author="SEAD" w:date="2019-11-28T15:21:00Z" w:initials="S">
    <w:p w14:paraId="779D5ADE" w14:textId="18A06328" w:rsidR="009C12E4" w:rsidRDefault="009C12E4">
      <w:pPr>
        <w:pStyle w:val="Textodecomentrio"/>
      </w:pPr>
      <w:r>
        <w:rPr>
          <w:rStyle w:val="Refdecomentrio"/>
        </w:rPr>
        <w:annotationRef/>
      </w:r>
      <w:r w:rsidRPr="009973B9">
        <w:rPr>
          <w:color w:val="FF0000"/>
        </w:rPr>
        <w:t>ONLINE: Composição</w:t>
      </w:r>
    </w:p>
  </w:comment>
  <w:comment w:id="53" w:author="Danrley" w:date="2019-11-01T23:51:00Z" w:initials="D">
    <w:p w14:paraId="676ECB5E" w14:textId="273B64FC" w:rsidR="009C12E4" w:rsidRDefault="009C12E4">
      <w:pPr>
        <w:pStyle w:val="Textodecomentrio"/>
      </w:pPr>
      <w:r>
        <w:rPr>
          <w:rStyle w:val="Refdecomentrio"/>
        </w:rPr>
        <w:annotationRef/>
      </w:r>
      <w:r>
        <w:t>DG: É possível alterar as frases no arquivo para:</w:t>
      </w:r>
    </w:p>
    <w:p w14:paraId="7D2C6C71" w14:textId="77777777" w:rsidR="009C12E4" w:rsidRDefault="009C12E4">
      <w:pPr>
        <w:pStyle w:val="Textodecomentrio"/>
      </w:pPr>
    </w:p>
    <w:p w14:paraId="0CA8BE66" w14:textId="32F7E808" w:rsidR="009C12E4" w:rsidRDefault="009C12E4">
      <w:pPr>
        <w:pStyle w:val="Textodecomentrio"/>
      </w:pPr>
      <w:r>
        <w:t>- ERRO HUMANO NÃO INTENCIONAL</w:t>
      </w:r>
    </w:p>
    <w:p w14:paraId="409D1556" w14:textId="38C49A55" w:rsidR="009C12E4" w:rsidRDefault="009C12E4">
      <w:pPr>
        <w:pStyle w:val="Textodecomentrio"/>
      </w:pPr>
      <w:r>
        <w:t xml:space="preserve">- MÁ QUALIFICAÇÃO PROFISSIONAL </w:t>
      </w:r>
    </w:p>
    <w:p w14:paraId="613B4158" w14:textId="2F63DD1E" w:rsidR="009C12E4" w:rsidRDefault="009C12E4">
      <w:pPr>
        <w:pStyle w:val="Textodecomentrio"/>
      </w:pPr>
      <w:r>
        <w:t>- FRAUDE DAS EVIDÊNCIAS</w:t>
      </w:r>
    </w:p>
    <w:p w14:paraId="6B3CEE09" w14:textId="77777777" w:rsidR="009C12E4" w:rsidRDefault="009C12E4">
      <w:pPr>
        <w:pStyle w:val="Textodecomentrio"/>
      </w:pPr>
    </w:p>
    <w:p w14:paraId="4DE20BB1" w14:textId="7ECD1221" w:rsidR="009C12E4" w:rsidRDefault="009C12E4">
      <w:pPr>
        <w:pStyle w:val="Textodecomentrio"/>
      </w:pPr>
      <w:r>
        <w:t xml:space="preserve">FONTE: </w:t>
      </w:r>
      <w:hyperlink r:id="rId18" w:history="1">
        <w:r>
          <w:rPr>
            <w:rStyle w:val="Hyperlink"/>
          </w:rPr>
          <w:t>https://www.shutterstock.com/pt/image-illustration/3d-illustration-private-investigator-files-words-672511930</w:t>
        </w:r>
      </w:hyperlink>
    </w:p>
  </w:comment>
  <w:comment w:id="54" w:author="Danrley" w:date="2019-11-04T19:12:00Z" w:initials="D">
    <w:p w14:paraId="417C520B" w14:textId="30EC2087" w:rsidR="009C12E4" w:rsidRDefault="009C12E4">
      <w:pPr>
        <w:pStyle w:val="Textodecomentrio"/>
      </w:pPr>
      <w:r>
        <w:rPr>
          <w:rStyle w:val="Refdecomentrio"/>
        </w:rPr>
        <w:annotationRef/>
      </w:r>
      <w:r>
        <w:t xml:space="preserve">FONTE: </w:t>
      </w:r>
      <w:hyperlink r:id="rId19" w:history="1">
        <w:r>
          <w:rPr>
            <w:rStyle w:val="Hyperlink"/>
          </w:rPr>
          <w:t>https://www.shutterstock.com/pt/image-photo/man-typing-keyboard-laptop-hand-manager-447406066</w:t>
        </w:r>
      </w:hyperlink>
    </w:p>
  </w:comment>
  <w:comment w:id="55" w:author="SEAD" w:date="2019-11-28T15:23:00Z" w:initials="S">
    <w:p w14:paraId="5C08A40F" w14:textId="013E2ACC" w:rsidR="009C12E4" w:rsidRDefault="009C12E4">
      <w:pPr>
        <w:pStyle w:val="Textodecomentrio"/>
      </w:pPr>
      <w:r>
        <w:rPr>
          <w:rStyle w:val="Refdecomentrio"/>
        </w:rPr>
        <w:annotationRef/>
      </w:r>
      <w:r w:rsidRPr="009973B9">
        <w:rPr>
          <w:color w:val="FF0000"/>
        </w:rPr>
        <w:t xml:space="preserve">ONLINE: </w:t>
      </w:r>
      <w:r w:rsidRPr="009973B9">
        <w:rPr>
          <w:rStyle w:val="hljs-tag"/>
          <w:rFonts w:ascii="Courier New" w:hAnsi="Courier New" w:cs="Courier New"/>
          <w:color w:val="FF0000"/>
          <w:sz w:val="27"/>
          <w:szCs w:val="27"/>
        </w:rPr>
        <w:t>&lt;</w:t>
      </w:r>
      <w:r w:rsidRPr="009973B9">
        <w:rPr>
          <w:rStyle w:val="hljs-title"/>
          <w:rFonts w:ascii="Courier New" w:hAnsi="Courier New" w:cs="Courier New"/>
          <w:color w:val="FF0000"/>
          <w:sz w:val="27"/>
          <w:szCs w:val="27"/>
        </w:rPr>
        <w:t>div</w:t>
      </w:r>
      <w:r w:rsidRPr="009973B9">
        <w:rPr>
          <w:rStyle w:val="hljs-tag"/>
          <w:rFonts w:ascii="Courier New" w:hAnsi="Courier New" w:cs="Courier New"/>
          <w:color w:val="FF0000"/>
          <w:sz w:val="27"/>
          <w:szCs w:val="27"/>
        </w:rPr>
        <w:t xml:space="preserve"> </w:t>
      </w:r>
      <w:r w:rsidRPr="009973B9">
        <w:rPr>
          <w:rStyle w:val="hljs-attribute"/>
          <w:rFonts w:ascii="Courier New" w:hAnsi="Courier New" w:cs="Courier New"/>
          <w:color w:val="FF0000"/>
          <w:sz w:val="27"/>
          <w:szCs w:val="27"/>
        </w:rPr>
        <w:t>data-aos</w:t>
      </w:r>
      <w:r w:rsidRPr="009973B9">
        <w:rPr>
          <w:rStyle w:val="hljs-tag"/>
          <w:rFonts w:ascii="Courier New" w:hAnsi="Courier New" w:cs="Courier New"/>
          <w:color w:val="FF0000"/>
          <w:sz w:val="27"/>
          <w:szCs w:val="27"/>
        </w:rPr>
        <w:t>=</w:t>
      </w:r>
      <w:r w:rsidRPr="009973B9">
        <w:rPr>
          <w:rStyle w:val="hljs-value"/>
          <w:rFonts w:ascii="Courier New" w:hAnsi="Courier New" w:cs="Courier New"/>
          <w:color w:val="FF0000"/>
          <w:sz w:val="27"/>
          <w:szCs w:val="27"/>
        </w:rPr>
        <w:t>"flip-right"</w:t>
      </w:r>
      <w:r w:rsidRPr="009973B9">
        <w:rPr>
          <w:rStyle w:val="hljs-tag"/>
          <w:rFonts w:ascii="Courier New" w:hAnsi="Courier New" w:cs="Courier New"/>
          <w:color w:val="FF0000"/>
          <w:sz w:val="27"/>
          <w:szCs w:val="27"/>
        </w:rPr>
        <w:t>&gt;&lt;/</w:t>
      </w:r>
      <w:r w:rsidRPr="009973B9">
        <w:rPr>
          <w:rStyle w:val="hljs-title"/>
          <w:rFonts w:ascii="Courier New" w:hAnsi="Courier New" w:cs="Courier New"/>
          <w:color w:val="FF0000"/>
          <w:sz w:val="27"/>
          <w:szCs w:val="27"/>
        </w:rPr>
        <w:t>div</w:t>
      </w:r>
      <w:r w:rsidRPr="009973B9">
        <w:rPr>
          <w:rStyle w:val="hljs-tag"/>
          <w:rFonts w:ascii="Courier New" w:hAnsi="Courier New" w:cs="Courier New"/>
          <w:color w:val="FF0000"/>
          <w:sz w:val="27"/>
          <w:szCs w:val="27"/>
        </w:rPr>
        <w:t>&gt;</w:t>
      </w:r>
    </w:p>
  </w:comment>
  <w:comment w:id="57" w:author="Danrley Mauricio" w:date="2019-11-01T23:51:00Z" w:initials="DM">
    <w:p w14:paraId="1D3CF0D8" w14:textId="45F04C0F" w:rsidR="009C12E4" w:rsidRDefault="009C12E4">
      <w:pPr>
        <w:pStyle w:val="Textodecomentrio"/>
      </w:pPr>
      <w:r>
        <w:rPr>
          <w:rStyle w:val="Refdecomentrio"/>
        </w:rPr>
        <w:annotationRef/>
      </w:r>
    </w:p>
    <w:p w14:paraId="7FD439F7" w14:textId="77777777" w:rsidR="009C12E4" w:rsidRDefault="009C12E4">
      <w:pPr>
        <w:pStyle w:val="Textodecomentrio"/>
      </w:pPr>
      <w:r>
        <w:t>DG: Favor identificar na imagem, em diferentes quadros brancos, as seguintes informações:</w:t>
      </w:r>
    </w:p>
    <w:p w14:paraId="7AC5C31A" w14:textId="77777777" w:rsidR="009C12E4" w:rsidRDefault="009C12E4">
      <w:pPr>
        <w:pStyle w:val="Textodecomentrio"/>
      </w:pPr>
    </w:p>
    <w:p w14:paraId="0FDAC69E" w14:textId="1CEA05C7" w:rsidR="009C12E4" w:rsidRDefault="009C12E4">
      <w:pPr>
        <w:pStyle w:val="Textodecomentrio"/>
      </w:pPr>
      <w:r>
        <w:t>- Série de dados</w:t>
      </w:r>
    </w:p>
    <w:p w14:paraId="0E483CAC" w14:textId="0D91D6B3" w:rsidR="009C12E4" w:rsidRDefault="009C12E4">
      <w:pPr>
        <w:pStyle w:val="Textodecomentrio"/>
      </w:pPr>
      <w:r>
        <w:t>- Lesões</w:t>
      </w:r>
    </w:p>
    <w:p w14:paraId="7D1F004B" w14:textId="38BA88B7" w:rsidR="009C12E4" w:rsidRDefault="009C12E4">
      <w:pPr>
        <w:pStyle w:val="Textodecomentrio"/>
      </w:pPr>
      <w:r>
        <w:t>- Escoriações</w:t>
      </w:r>
    </w:p>
    <w:p w14:paraId="2D7C2913" w14:textId="7FF17C67" w:rsidR="009C12E4" w:rsidRDefault="009C12E4">
      <w:pPr>
        <w:pStyle w:val="Textodecomentrio"/>
      </w:pPr>
      <w:r>
        <w:t>- Rasgos de roupa</w:t>
      </w:r>
    </w:p>
    <w:p w14:paraId="06F665AD" w14:textId="702FFC74" w:rsidR="009C12E4" w:rsidRDefault="009C12E4">
      <w:pPr>
        <w:pStyle w:val="Textodecomentrio"/>
      </w:pPr>
      <w:r>
        <w:t>- Impressões digitais</w:t>
      </w:r>
    </w:p>
    <w:p w14:paraId="4CCA51AF" w14:textId="21B1CC8C" w:rsidR="009C12E4" w:rsidRDefault="009C12E4">
      <w:pPr>
        <w:pStyle w:val="Textodecomentrio"/>
      </w:pPr>
      <w:r>
        <w:t>- Substâncias biológicas (sangue, esperma, saliva)</w:t>
      </w:r>
    </w:p>
    <w:p w14:paraId="4884976B" w14:textId="67EAFD58" w:rsidR="009C12E4" w:rsidRDefault="009C12E4">
      <w:pPr>
        <w:pStyle w:val="Textodecomentrio"/>
      </w:pPr>
      <w:r>
        <w:t>- Armas</w:t>
      </w:r>
    </w:p>
    <w:p w14:paraId="4CE4284D" w14:textId="062FA61D" w:rsidR="009C12E4" w:rsidRDefault="009C12E4">
      <w:pPr>
        <w:pStyle w:val="Textodecomentrio"/>
      </w:pPr>
      <w:r>
        <w:t>- Documentos</w:t>
      </w:r>
    </w:p>
    <w:p w14:paraId="3C0745D3" w14:textId="77777777" w:rsidR="009C12E4" w:rsidRDefault="009C12E4">
      <w:pPr>
        <w:pStyle w:val="Textodecomentrio"/>
      </w:pPr>
    </w:p>
    <w:p w14:paraId="2EA2C121" w14:textId="66FB04A3" w:rsidR="009C12E4" w:rsidRDefault="009C12E4">
      <w:pPr>
        <w:pStyle w:val="Textodecomentrio"/>
      </w:pPr>
      <w:r>
        <w:t xml:space="preserve">FONTE: </w:t>
      </w:r>
      <w:hyperlink r:id="rId20" w:history="1">
        <w:r>
          <w:rPr>
            <w:rStyle w:val="Hyperlink"/>
          </w:rPr>
          <w:t>https://www.shutterstock.com/pt/image-photo/detective-board-photos-suspected-criminals-crime-1489009943</w:t>
        </w:r>
      </w:hyperlink>
    </w:p>
  </w:comment>
  <w:comment w:id="58" w:author="SEAD" w:date="2019-11-28T15:24:00Z" w:initials="S">
    <w:p w14:paraId="6B2367D0" w14:textId="099454C8" w:rsidR="009C12E4" w:rsidRPr="009634C4" w:rsidRDefault="009C12E4">
      <w:pPr>
        <w:pStyle w:val="Textodecomentrio"/>
      </w:pPr>
      <w:r>
        <w:rPr>
          <w:rStyle w:val="Refdecomentrio"/>
        </w:rPr>
        <w:annotationRef/>
      </w:r>
      <w:r w:rsidRPr="009634C4">
        <w:rPr>
          <w:color w:val="FF0000"/>
        </w:rPr>
        <w:t xml:space="preserve">ONLINE: </w:t>
      </w:r>
      <w:r w:rsidR="009634C4" w:rsidRPr="009634C4">
        <w:rPr>
          <w:rStyle w:val="hljs-tag"/>
          <w:rFonts w:ascii="Courier New" w:hAnsi="Courier New" w:cs="Courier New"/>
          <w:color w:val="FF0000"/>
          <w:sz w:val="27"/>
          <w:szCs w:val="27"/>
        </w:rPr>
        <w:t>Surgir cada palavra de uma vez</w:t>
      </w:r>
    </w:p>
  </w:comment>
  <w:comment w:id="59" w:author="Danrley Mauricio" w:date="2019-11-01T23:51:00Z" w:initials="DM">
    <w:p w14:paraId="2F00A34D" w14:textId="77777777" w:rsidR="009C12E4" w:rsidRDefault="009C12E4" w:rsidP="004C4C64">
      <w:pPr>
        <w:pStyle w:val="Textodecomentrio"/>
      </w:pPr>
      <w:r>
        <w:rPr>
          <w:rStyle w:val="Refdecomentrio"/>
        </w:rPr>
        <w:annotationRef/>
      </w:r>
      <w:r>
        <w:t xml:space="preserve">DG: Favor elaborar um infográfico: </w:t>
      </w:r>
    </w:p>
    <w:p w14:paraId="0A2D01CE" w14:textId="77777777" w:rsidR="009C12E4" w:rsidRDefault="009C12E4" w:rsidP="004C4C64">
      <w:pPr>
        <w:pStyle w:val="Textodecomentrio"/>
      </w:pPr>
    </w:p>
    <w:p w14:paraId="6CF63EC7" w14:textId="77777777" w:rsidR="009C12E4" w:rsidRDefault="009C12E4" w:rsidP="004C4C64">
      <w:pPr>
        <w:pStyle w:val="Textodecomentrio"/>
      </w:pPr>
      <w:r>
        <w:t>Centro:</w:t>
      </w:r>
    </w:p>
    <w:p w14:paraId="4AE6F909" w14:textId="77777777" w:rsidR="009C12E4" w:rsidRDefault="009C12E4" w:rsidP="004C4C64">
      <w:pPr>
        <w:pStyle w:val="Textodecomentrio"/>
      </w:pPr>
      <w:r>
        <w:t>ASPECTOS DE QUALIDADE DA EVIDÊNCIA</w:t>
      </w:r>
    </w:p>
    <w:p w14:paraId="25E33864" w14:textId="77777777" w:rsidR="009C12E4" w:rsidRDefault="009C12E4" w:rsidP="004C4C64">
      <w:pPr>
        <w:pStyle w:val="Textodecomentrio"/>
      </w:pPr>
    </w:p>
    <w:p w14:paraId="32C8AED3" w14:textId="19ECA0D8" w:rsidR="009C12E4" w:rsidRDefault="009C12E4" w:rsidP="004C4C64">
      <w:pPr>
        <w:pStyle w:val="Textodecomentrio"/>
      </w:pPr>
      <w:r>
        <w:t>e embaixo as seguintes informações:</w:t>
      </w:r>
    </w:p>
    <w:p w14:paraId="57E7AA08" w14:textId="77777777" w:rsidR="009C12E4" w:rsidRDefault="009C12E4" w:rsidP="004C4C64">
      <w:pPr>
        <w:pStyle w:val="Textodecomentrio"/>
      </w:pPr>
    </w:p>
    <w:p w14:paraId="6D72E123" w14:textId="77777777" w:rsidR="009C12E4" w:rsidRDefault="009C12E4" w:rsidP="004C4C64">
      <w:pPr>
        <w:pStyle w:val="Textodecomentrio"/>
      </w:pPr>
      <w:r>
        <w:t>- Suficiência</w:t>
      </w:r>
    </w:p>
    <w:p w14:paraId="6B33F758" w14:textId="77777777" w:rsidR="009C12E4" w:rsidRDefault="009C12E4" w:rsidP="004C4C64">
      <w:pPr>
        <w:pStyle w:val="Textodecomentrio"/>
      </w:pPr>
      <w:r>
        <w:t>- Validade</w:t>
      </w:r>
    </w:p>
    <w:p w14:paraId="43A4E015" w14:textId="77777777" w:rsidR="009C12E4" w:rsidRDefault="009C12E4" w:rsidP="004C4C64">
      <w:pPr>
        <w:pStyle w:val="Textodecomentrio"/>
      </w:pPr>
      <w:r>
        <w:t>- Relevância</w:t>
      </w:r>
    </w:p>
    <w:p w14:paraId="27355BE0" w14:textId="77777777" w:rsidR="009C12E4" w:rsidRDefault="009C12E4" w:rsidP="004C4C64">
      <w:pPr>
        <w:pStyle w:val="Textodecomentrio"/>
      </w:pPr>
    </w:p>
    <w:p w14:paraId="45125679" w14:textId="77777777" w:rsidR="009C12E4" w:rsidRDefault="009C12E4" w:rsidP="004C4C64">
      <w:pPr>
        <w:pStyle w:val="Textodecomentrio"/>
      </w:pPr>
      <w:r>
        <w:t xml:space="preserve">FONTE: </w:t>
      </w:r>
      <w:hyperlink r:id="rId21" w:history="1">
        <w:r>
          <w:rPr>
            <w:rStyle w:val="Hyperlink"/>
          </w:rPr>
          <w:t>https://www.shutterstock.com/pt/image-vector/abstract-3d-infographic-template-five-steps-532808926</w:t>
        </w:r>
      </w:hyperlink>
    </w:p>
  </w:comment>
  <w:comment w:id="60" w:author="SEAD" w:date="2019-11-28T15:25:00Z" w:initials="S">
    <w:p w14:paraId="645EA6D4" w14:textId="6F12A6EA" w:rsidR="009C12E4" w:rsidRDefault="009C12E4">
      <w:pPr>
        <w:pStyle w:val="Textodecomentrio"/>
      </w:pPr>
      <w:r>
        <w:rPr>
          <w:rStyle w:val="Refdecomentrio"/>
        </w:rPr>
        <w:annotationRef/>
      </w:r>
      <w:r w:rsidRPr="0041387E">
        <w:rPr>
          <w:color w:val="FF0000"/>
        </w:rPr>
        <w:t>ONLINE: Composição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AD5D84" w15:done="0"/>
  <w15:commentEx w15:paraId="1A25E9DC" w15:done="0"/>
  <w15:commentEx w15:paraId="3A3DBB94" w15:paraIdParent="1A25E9DC" w15:done="0"/>
  <w15:commentEx w15:paraId="6FC7AC88" w15:done="0"/>
  <w15:commentEx w15:paraId="2F9B28CD" w15:paraIdParent="6FC7AC88" w15:done="0"/>
  <w15:commentEx w15:paraId="300DB324" w15:done="0"/>
  <w15:commentEx w15:paraId="17449D7A" w15:paraIdParent="300DB324" w15:done="0"/>
  <w15:commentEx w15:paraId="0A9CD6C1" w15:done="0"/>
  <w15:commentEx w15:paraId="357A124C" w15:paraIdParent="0A9CD6C1" w15:done="0"/>
  <w15:commentEx w15:paraId="10CD27B5" w15:done="0"/>
  <w15:commentEx w15:paraId="798B4EFE" w15:paraIdParent="10CD27B5" w15:done="0"/>
  <w15:commentEx w15:paraId="3A194A71" w15:done="0"/>
  <w15:commentEx w15:paraId="7E8B2F90" w15:paraIdParent="3A194A71" w15:done="0"/>
  <w15:commentEx w15:paraId="3984F903" w15:done="0"/>
  <w15:commentEx w15:paraId="1E8A686F" w15:paraIdParent="3984F903" w15:done="0"/>
  <w15:commentEx w15:paraId="1F92D245" w15:done="0"/>
  <w15:commentEx w15:paraId="347552AB" w15:done="0"/>
  <w15:commentEx w15:paraId="0A3A0269" w15:done="0"/>
  <w15:commentEx w15:paraId="75E48416" w15:done="0"/>
  <w15:commentEx w15:paraId="56F4BF28" w15:done="0"/>
  <w15:commentEx w15:paraId="01F04426" w15:done="0"/>
  <w15:commentEx w15:paraId="3ACA0CB9" w15:done="0"/>
  <w15:commentEx w15:paraId="0E286009" w15:paraIdParent="3ACA0CB9" w15:done="0"/>
  <w15:commentEx w15:paraId="6C2FF3FD" w15:done="0"/>
  <w15:commentEx w15:paraId="59D5C233" w15:paraIdParent="6C2FF3FD" w15:done="0"/>
  <w15:commentEx w15:paraId="6A703D4B" w15:done="0"/>
  <w15:commentEx w15:paraId="07614CA4" w15:done="0"/>
  <w15:commentEx w15:paraId="7E3E1E35" w15:done="0"/>
  <w15:commentEx w15:paraId="779D5ADE" w15:paraIdParent="7E3E1E35" w15:done="0"/>
  <w15:commentEx w15:paraId="4DE20BB1" w15:done="0"/>
  <w15:commentEx w15:paraId="417C520B" w15:done="0"/>
  <w15:commentEx w15:paraId="5C08A40F" w15:paraIdParent="417C520B" w15:done="0"/>
  <w15:commentEx w15:paraId="2EA2C121" w15:done="0"/>
  <w15:commentEx w15:paraId="6B2367D0" w15:paraIdParent="2EA2C121" w15:done="0"/>
  <w15:commentEx w15:paraId="45125679" w15:done="0"/>
  <w15:commentEx w15:paraId="645EA6D4" w15:paraIdParent="451256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10C25E" w14:textId="77777777" w:rsidR="009F7170" w:rsidRDefault="009F7170" w:rsidP="00A43266">
      <w:r>
        <w:separator/>
      </w:r>
    </w:p>
  </w:endnote>
  <w:endnote w:type="continuationSeparator" w:id="0">
    <w:p w14:paraId="49B45D26" w14:textId="77777777" w:rsidR="009F7170" w:rsidRDefault="009F7170" w:rsidP="00A43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font402">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OpenSymbol">
    <w:charset w:val="00"/>
    <w:family w:val="auto"/>
    <w:pitch w:val="variable"/>
    <w:sig w:usb0="800000AF" w:usb1="1001ECEA"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25358" w14:textId="77777777" w:rsidR="009F7170" w:rsidRDefault="009F7170" w:rsidP="00A43266">
      <w:r>
        <w:separator/>
      </w:r>
    </w:p>
  </w:footnote>
  <w:footnote w:type="continuationSeparator" w:id="0">
    <w:p w14:paraId="1DD68A3C" w14:textId="77777777" w:rsidR="009F7170" w:rsidRDefault="009F7170" w:rsidP="00A432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BB8"/>
    <w:multiLevelType w:val="multilevel"/>
    <w:tmpl w:val="0E88F212"/>
    <w:lvl w:ilvl="0">
      <w:start w:val="1"/>
      <w:numFmt w:val="bullet"/>
      <w:lvlText w:val="-"/>
      <w:lvlJc w:val="left"/>
      <w:pPr>
        <w:ind w:left="720" w:hanging="360"/>
      </w:pPr>
      <w:rPr>
        <w:rFonts w:ascii="Arial" w:hAnsi="Arial" w:hint="default"/>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8A25246"/>
    <w:multiLevelType w:val="hybridMultilevel"/>
    <w:tmpl w:val="9778565A"/>
    <w:lvl w:ilvl="0" w:tplc="272638DC">
      <w:start w:val="1"/>
      <w:numFmt w:val="decimal"/>
      <w:lvlText w:val="%1."/>
      <w:lvlJc w:val="left"/>
      <w:pPr>
        <w:ind w:left="76" w:hanging="360"/>
      </w:pPr>
      <w:rPr>
        <w:rFonts w:hint="default"/>
      </w:rPr>
    </w:lvl>
    <w:lvl w:ilvl="1" w:tplc="04160019" w:tentative="1">
      <w:start w:val="1"/>
      <w:numFmt w:val="lowerLetter"/>
      <w:lvlText w:val="%2."/>
      <w:lvlJc w:val="left"/>
      <w:pPr>
        <w:ind w:left="796" w:hanging="360"/>
      </w:pPr>
    </w:lvl>
    <w:lvl w:ilvl="2" w:tplc="0416001B" w:tentative="1">
      <w:start w:val="1"/>
      <w:numFmt w:val="lowerRoman"/>
      <w:lvlText w:val="%3."/>
      <w:lvlJc w:val="right"/>
      <w:pPr>
        <w:ind w:left="1516" w:hanging="180"/>
      </w:pPr>
    </w:lvl>
    <w:lvl w:ilvl="3" w:tplc="0416000F" w:tentative="1">
      <w:start w:val="1"/>
      <w:numFmt w:val="decimal"/>
      <w:lvlText w:val="%4."/>
      <w:lvlJc w:val="left"/>
      <w:pPr>
        <w:ind w:left="2236" w:hanging="360"/>
      </w:pPr>
    </w:lvl>
    <w:lvl w:ilvl="4" w:tplc="04160019" w:tentative="1">
      <w:start w:val="1"/>
      <w:numFmt w:val="lowerLetter"/>
      <w:lvlText w:val="%5."/>
      <w:lvlJc w:val="left"/>
      <w:pPr>
        <w:ind w:left="2956" w:hanging="360"/>
      </w:pPr>
    </w:lvl>
    <w:lvl w:ilvl="5" w:tplc="0416001B" w:tentative="1">
      <w:start w:val="1"/>
      <w:numFmt w:val="lowerRoman"/>
      <w:lvlText w:val="%6."/>
      <w:lvlJc w:val="right"/>
      <w:pPr>
        <w:ind w:left="3676" w:hanging="180"/>
      </w:pPr>
    </w:lvl>
    <w:lvl w:ilvl="6" w:tplc="0416000F" w:tentative="1">
      <w:start w:val="1"/>
      <w:numFmt w:val="decimal"/>
      <w:lvlText w:val="%7."/>
      <w:lvlJc w:val="left"/>
      <w:pPr>
        <w:ind w:left="4396" w:hanging="360"/>
      </w:pPr>
    </w:lvl>
    <w:lvl w:ilvl="7" w:tplc="04160019" w:tentative="1">
      <w:start w:val="1"/>
      <w:numFmt w:val="lowerLetter"/>
      <w:lvlText w:val="%8."/>
      <w:lvlJc w:val="left"/>
      <w:pPr>
        <w:ind w:left="5116" w:hanging="360"/>
      </w:pPr>
    </w:lvl>
    <w:lvl w:ilvl="8" w:tplc="0416001B" w:tentative="1">
      <w:start w:val="1"/>
      <w:numFmt w:val="lowerRoman"/>
      <w:lvlText w:val="%9."/>
      <w:lvlJc w:val="right"/>
      <w:pPr>
        <w:ind w:left="5836" w:hanging="180"/>
      </w:pPr>
    </w:lvl>
  </w:abstractNum>
  <w:abstractNum w:abstractNumId="2">
    <w:nsid w:val="1D131134"/>
    <w:multiLevelType w:val="hybridMultilevel"/>
    <w:tmpl w:val="8BA483D0"/>
    <w:lvl w:ilvl="0" w:tplc="CB2CF66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46F773D"/>
    <w:multiLevelType w:val="hybridMultilevel"/>
    <w:tmpl w:val="DF90384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80504AE"/>
    <w:multiLevelType w:val="hybridMultilevel"/>
    <w:tmpl w:val="4B5ECDDE"/>
    <w:lvl w:ilvl="0" w:tplc="A32A0708">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9F27413"/>
    <w:multiLevelType w:val="multilevel"/>
    <w:tmpl w:val="AEFA3AD6"/>
    <w:lvl w:ilvl="0">
      <w:start w:val="1"/>
      <w:numFmt w:val="lowerLetter"/>
      <w:lvlText w:val="%1."/>
      <w:lvlJc w:val="left"/>
      <w:pPr>
        <w:ind w:left="857" w:hanging="360"/>
      </w:pPr>
    </w:lvl>
    <w:lvl w:ilvl="1">
      <w:start w:val="1"/>
      <w:numFmt w:val="lowerLetter"/>
      <w:lvlText w:val="%2."/>
      <w:lvlJc w:val="left"/>
      <w:pPr>
        <w:ind w:left="1577" w:hanging="360"/>
      </w:pPr>
    </w:lvl>
    <w:lvl w:ilvl="2">
      <w:start w:val="1"/>
      <w:numFmt w:val="lowerRoman"/>
      <w:lvlText w:val="%3."/>
      <w:lvlJc w:val="right"/>
      <w:pPr>
        <w:ind w:left="2297" w:hanging="180"/>
      </w:pPr>
    </w:lvl>
    <w:lvl w:ilvl="3">
      <w:start w:val="1"/>
      <w:numFmt w:val="decimal"/>
      <w:lvlText w:val="%4."/>
      <w:lvlJc w:val="left"/>
      <w:pPr>
        <w:ind w:left="3017" w:hanging="360"/>
      </w:pPr>
    </w:lvl>
    <w:lvl w:ilvl="4">
      <w:start w:val="1"/>
      <w:numFmt w:val="lowerLetter"/>
      <w:lvlText w:val="%5."/>
      <w:lvlJc w:val="left"/>
      <w:pPr>
        <w:ind w:left="3737" w:hanging="360"/>
      </w:pPr>
    </w:lvl>
    <w:lvl w:ilvl="5">
      <w:start w:val="1"/>
      <w:numFmt w:val="lowerRoman"/>
      <w:lvlText w:val="%6."/>
      <w:lvlJc w:val="right"/>
      <w:pPr>
        <w:ind w:left="4457" w:hanging="180"/>
      </w:pPr>
    </w:lvl>
    <w:lvl w:ilvl="6">
      <w:start w:val="1"/>
      <w:numFmt w:val="decimal"/>
      <w:lvlText w:val="%7."/>
      <w:lvlJc w:val="left"/>
      <w:pPr>
        <w:ind w:left="5177" w:hanging="360"/>
      </w:pPr>
    </w:lvl>
    <w:lvl w:ilvl="7">
      <w:start w:val="1"/>
      <w:numFmt w:val="lowerLetter"/>
      <w:lvlText w:val="%8."/>
      <w:lvlJc w:val="left"/>
      <w:pPr>
        <w:ind w:left="5897" w:hanging="360"/>
      </w:pPr>
    </w:lvl>
    <w:lvl w:ilvl="8">
      <w:start w:val="1"/>
      <w:numFmt w:val="lowerRoman"/>
      <w:lvlText w:val="%9."/>
      <w:lvlJc w:val="right"/>
      <w:pPr>
        <w:ind w:left="6617" w:hanging="180"/>
      </w:pPr>
    </w:lvl>
  </w:abstractNum>
  <w:abstractNum w:abstractNumId="6">
    <w:nsid w:val="34252994"/>
    <w:multiLevelType w:val="hybridMultilevel"/>
    <w:tmpl w:val="9294CAA2"/>
    <w:lvl w:ilvl="0" w:tplc="635C166E">
      <w:start w:val="1"/>
      <w:numFmt w:val="bullet"/>
      <w:lvlText w:val="•"/>
      <w:lvlJc w:val="left"/>
      <w:pPr>
        <w:tabs>
          <w:tab w:val="num" w:pos="720"/>
        </w:tabs>
        <w:ind w:left="720" w:hanging="360"/>
      </w:pPr>
      <w:rPr>
        <w:rFonts w:ascii="Times New Roman" w:hAnsi="Times New Roman" w:hint="default"/>
      </w:rPr>
    </w:lvl>
    <w:lvl w:ilvl="1" w:tplc="DE32D5C8" w:tentative="1">
      <w:start w:val="1"/>
      <w:numFmt w:val="bullet"/>
      <w:lvlText w:val="•"/>
      <w:lvlJc w:val="left"/>
      <w:pPr>
        <w:tabs>
          <w:tab w:val="num" w:pos="1440"/>
        </w:tabs>
        <w:ind w:left="1440" w:hanging="360"/>
      </w:pPr>
      <w:rPr>
        <w:rFonts w:ascii="Times New Roman" w:hAnsi="Times New Roman" w:hint="default"/>
      </w:rPr>
    </w:lvl>
    <w:lvl w:ilvl="2" w:tplc="FF842FFC" w:tentative="1">
      <w:start w:val="1"/>
      <w:numFmt w:val="bullet"/>
      <w:lvlText w:val="•"/>
      <w:lvlJc w:val="left"/>
      <w:pPr>
        <w:tabs>
          <w:tab w:val="num" w:pos="2160"/>
        </w:tabs>
        <w:ind w:left="2160" w:hanging="360"/>
      </w:pPr>
      <w:rPr>
        <w:rFonts w:ascii="Times New Roman" w:hAnsi="Times New Roman" w:hint="default"/>
      </w:rPr>
    </w:lvl>
    <w:lvl w:ilvl="3" w:tplc="2280FAFC" w:tentative="1">
      <w:start w:val="1"/>
      <w:numFmt w:val="bullet"/>
      <w:lvlText w:val="•"/>
      <w:lvlJc w:val="left"/>
      <w:pPr>
        <w:tabs>
          <w:tab w:val="num" w:pos="2880"/>
        </w:tabs>
        <w:ind w:left="2880" w:hanging="360"/>
      </w:pPr>
      <w:rPr>
        <w:rFonts w:ascii="Times New Roman" w:hAnsi="Times New Roman" w:hint="default"/>
      </w:rPr>
    </w:lvl>
    <w:lvl w:ilvl="4" w:tplc="5D10B18A" w:tentative="1">
      <w:start w:val="1"/>
      <w:numFmt w:val="bullet"/>
      <w:lvlText w:val="•"/>
      <w:lvlJc w:val="left"/>
      <w:pPr>
        <w:tabs>
          <w:tab w:val="num" w:pos="3600"/>
        </w:tabs>
        <w:ind w:left="3600" w:hanging="360"/>
      </w:pPr>
      <w:rPr>
        <w:rFonts w:ascii="Times New Roman" w:hAnsi="Times New Roman" w:hint="default"/>
      </w:rPr>
    </w:lvl>
    <w:lvl w:ilvl="5" w:tplc="793C7052" w:tentative="1">
      <w:start w:val="1"/>
      <w:numFmt w:val="bullet"/>
      <w:lvlText w:val="•"/>
      <w:lvlJc w:val="left"/>
      <w:pPr>
        <w:tabs>
          <w:tab w:val="num" w:pos="4320"/>
        </w:tabs>
        <w:ind w:left="4320" w:hanging="360"/>
      </w:pPr>
      <w:rPr>
        <w:rFonts w:ascii="Times New Roman" w:hAnsi="Times New Roman" w:hint="default"/>
      </w:rPr>
    </w:lvl>
    <w:lvl w:ilvl="6" w:tplc="98162AD8" w:tentative="1">
      <w:start w:val="1"/>
      <w:numFmt w:val="bullet"/>
      <w:lvlText w:val="•"/>
      <w:lvlJc w:val="left"/>
      <w:pPr>
        <w:tabs>
          <w:tab w:val="num" w:pos="5040"/>
        </w:tabs>
        <w:ind w:left="5040" w:hanging="360"/>
      </w:pPr>
      <w:rPr>
        <w:rFonts w:ascii="Times New Roman" w:hAnsi="Times New Roman" w:hint="default"/>
      </w:rPr>
    </w:lvl>
    <w:lvl w:ilvl="7" w:tplc="F190C5F8" w:tentative="1">
      <w:start w:val="1"/>
      <w:numFmt w:val="bullet"/>
      <w:lvlText w:val="•"/>
      <w:lvlJc w:val="left"/>
      <w:pPr>
        <w:tabs>
          <w:tab w:val="num" w:pos="5760"/>
        </w:tabs>
        <w:ind w:left="5760" w:hanging="360"/>
      </w:pPr>
      <w:rPr>
        <w:rFonts w:ascii="Times New Roman" w:hAnsi="Times New Roman" w:hint="default"/>
      </w:rPr>
    </w:lvl>
    <w:lvl w:ilvl="8" w:tplc="5F6E9A9A" w:tentative="1">
      <w:start w:val="1"/>
      <w:numFmt w:val="bullet"/>
      <w:lvlText w:val="•"/>
      <w:lvlJc w:val="left"/>
      <w:pPr>
        <w:tabs>
          <w:tab w:val="num" w:pos="6480"/>
        </w:tabs>
        <w:ind w:left="6480" w:hanging="360"/>
      </w:pPr>
      <w:rPr>
        <w:rFonts w:ascii="Times New Roman" w:hAnsi="Times New Roman" w:hint="default"/>
      </w:rPr>
    </w:lvl>
  </w:abstractNum>
  <w:abstractNum w:abstractNumId="7">
    <w:nsid w:val="3CEA1D5B"/>
    <w:multiLevelType w:val="hybridMultilevel"/>
    <w:tmpl w:val="BB3449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2127B8C"/>
    <w:multiLevelType w:val="multilevel"/>
    <w:tmpl w:val="EFCC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7A137DD"/>
    <w:multiLevelType w:val="multilevel"/>
    <w:tmpl w:val="ACD86B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E6B2E7A"/>
    <w:multiLevelType w:val="hybridMultilevel"/>
    <w:tmpl w:val="836AF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FD43755"/>
    <w:multiLevelType w:val="hybridMultilevel"/>
    <w:tmpl w:val="25C43FC4"/>
    <w:lvl w:ilvl="0" w:tplc="A32A0708">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0AB75F9"/>
    <w:multiLevelType w:val="multilevel"/>
    <w:tmpl w:val="4858C7D0"/>
    <w:lvl w:ilvl="0">
      <w:start w:val="1"/>
      <w:numFmt w:val="bullet"/>
      <w:lvlText w:val="-"/>
      <w:lvlJc w:val="left"/>
      <w:pPr>
        <w:ind w:left="720" w:hanging="360"/>
      </w:pPr>
      <w:rPr>
        <w:rFonts w:ascii="Arial" w:hAnsi="Arial" w:hint="default"/>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757689F"/>
    <w:multiLevelType w:val="multilevel"/>
    <w:tmpl w:val="ECEC9B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5E716E43"/>
    <w:multiLevelType w:val="hybridMultilevel"/>
    <w:tmpl w:val="C38A1F92"/>
    <w:lvl w:ilvl="0" w:tplc="A32A0708">
      <w:start w:val="1"/>
      <w:numFmt w:val="bullet"/>
      <w:lvlText w:val="-"/>
      <w:lvlJc w:val="left"/>
      <w:pPr>
        <w:ind w:left="720" w:hanging="360"/>
      </w:pPr>
      <w:rPr>
        <w:rFonts w:ascii="Arial" w:hAnsi="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262253"/>
    <w:multiLevelType w:val="hybridMultilevel"/>
    <w:tmpl w:val="F27E7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C7F253C"/>
    <w:multiLevelType w:val="hybridMultilevel"/>
    <w:tmpl w:val="2B6EA02A"/>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7">
    <w:nsid w:val="75726E44"/>
    <w:multiLevelType w:val="multilevel"/>
    <w:tmpl w:val="EEFCC2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955013C"/>
    <w:multiLevelType w:val="hybridMultilevel"/>
    <w:tmpl w:val="FE5E0E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9C30831"/>
    <w:multiLevelType w:val="multilevel"/>
    <w:tmpl w:val="D196FC1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7DDB008E"/>
    <w:multiLevelType w:val="multilevel"/>
    <w:tmpl w:val="025CFE4A"/>
    <w:lvl w:ilvl="0">
      <w:start w:val="1"/>
      <w:numFmt w:val="lowerLetter"/>
      <w:lvlText w:val="%1."/>
      <w:lvlJc w:val="left"/>
      <w:pPr>
        <w:ind w:left="720" w:hanging="360"/>
      </w:pPr>
      <w:rPr>
        <w:b/>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F4E282F"/>
    <w:multiLevelType w:val="multilevel"/>
    <w:tmpl w:val="B6F2DA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21"/>
  </w:num>
  <w:num w:numId="3">
    <w:abstractNumId w:val="20"/>
  </w:num>
  <w:num w:numId="4">
    <w:abstractNumId w:val="19"/>
  </w:num>
  <w:num w:numId="5">
    <w:abstractNumId w:val="5"/>
  </w:num>
  <w:num w:numId="6">
    <w:abstractNumId w:val="9"/>
  </w:num>
  <w:num w:numId="7">
    <w:abstractNumId w:val="13"/>
  </w:num>
  <w:num w:numId="8">
    <w:abstractNumId w:val="11"/>
  </w:num>
  <w:num w:numId="9">
    <w:abstractNumId w:val="12"/>
  </w:num>
  <w:num w:numId="10">
    <w:abstractNumId w:val="0"/>
  </w:num>
  <w:num w:numId="11">
    <w:abstractNumId w:val="10"/>
  </w:num>
  <w:num w:numId="12">
    <w:abstractNumId w:val="14"/>
  </w:num>
  <w:num w:numId="13">
    <w:abstractNumId w:val="15"/>
  </w:num>
  <w:num w:numId="14">
    <w:abstractNumId w:val="4"/>
  </w:num>
  <w:num w:numId="15">
    <w:abstractNumId w:val="3"/>
  </w:num>
  <w:num w:numId="16">
    <w:abstractNumId w:val="2"/>
  </w:num>
  <w:num w:numId="17">
    <w:abstractNumId w:val="16"/>
  </w:num>
  <w:num w:numId="18">
    <w:abstractNumId w:val="1"/>
  </w:num>
  <w:num w:numId="19">
    <w:abstractNumId w:val="7"/>
  </w:num>
  <w:num w:numId="20">
    <w:abstractNumId w:val="6"/>
  </w:num>
  <w:num w:numId="21">
    <w:abstractNumId w:val="18"/>
  </w:num>
  <w:num w:numId="22">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rley">
    <w15:presenceInfo w15:providerId="None" w15:userId="Danrley"/>
  </w15:person>
  <w15:person w15:author="SEAD">
    <w15:presenceInfo w15:providerId="None" w15:userId="SEAD"/>
  </w15:person>
  <w15:person w15:author="Cíntia">
    <w15:presenceInfo w15:providerId="None" w15:userId="Cínt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7A2"/>
    <w:rsid w:val="00004357"/>
    <w:rsid w:val="000072D7"/>
    <w:rsid w:val="00022389"/>
    <w:rsid w:val="00023382"/>
    <w:rsid w:val="00032012"/>
    <w:rsid w:val="000327A2"/>
    <w:rsid w:val="00032B55"/>
    <w:rsid w:val="00044415"/>
    <w:rsid w:val="00052EB3"/>
    <w:rsid w:val="00057451"/>
    <w:rsid w:val="000645B4"/>
    <w:rsid w:val="00072BEE"/>
    <w:rsid w:val="00073879"/>
    <w:rsid w:val="00076397"/>
    <w:rsid w:val="00082DF4"/>
    <w:rsid w:val="00083202"/>
    <w:rsid w:val="0008784A"/>
    <w:rsid w:val="00087E6B"/>
    <w:rsid w:val="000974DC"/>
    <w:rsid w:val="000B28DD"/>
    <w:rsid w:val="000B5918"/>
    <w:rsid w:val="000B5FE8"/>
    <w:rsid w:val="000C0937"/>
    <w:rsid w:val="000D26E5"/>
    <w:rsid w:val="000D3BC9"/>
    <w:rsid w:val="000D4914"/>
    <w:rsid w:val="000D757F"/>
    <w:rsid w:val="0010402C"/>
    <w:rsid w:val="001053E9"/>
    <w:rsid w:val="00106C71"/>
    <w:rsid w:val="00116A56"/>
    <w:rsid w:val="001179E6"/>
    <w:rsid w:val="00120660"/>
    <w:rsid w:val="00122F60"/>
    <w:rsid w:val="001301B5"/>
    <w:rsid w:val="001301C1"/>
    <w:rsid w:val="0013330C"/>
    <w:rsid w:val="00134DAD"/>
    <w:rsid w:val="001375AB"/>
    <w:rsid w:val="00143EE6"/>
    <w:rsid w:val="00152509"/>
    <w:rsid w:val="001525FE"/>
    <w:rsid w:val="0015528A"/>
    <w:rsid w:val="00160EE6"/>
    <w:rsid w:val="0017185E"/>
    <w:rsid w:val="0018116D"/>
    <w:rsid w:val="00184EB7"/>
    <w:rsid w:val="00192873"/>
    <w:rsid w:val="001938E4"/>
    <w:rsid w:val="001A2E66"/>
    <w:rsid w:val="001A73E5"/>
    <w:rsid w:val="001B2EBA"/>
    <w:rsid w:val="001B3FFB"/>
    <w:rsid w:val="001C0CC5"/>
    <w:rsid w:val="001D01F6"/>
    <w:rsid w:val="001D06F9"/>
    <w:rsid w:val="001D75D0"/>
    <w:rsid w:val="001E3C23"/>
    <w:rsid w:val="001E3EFA"/>
    <w:rsid w:val="001E768B"/>
    <w:rsid w:val="001F5BD1"/>
    <w:rsid w:val="00210419"/>
    <w:rsid w:val="00211DB0"/>
    <w:rsid w:val="00217050"/>
    <w:rsid w:val="002259C2"/>
    <w:rsid w:val="002272DA"/>
    <w:rsid w:val="00233AA1"/>
    <w:rsid w:val="002361ED"/>
    <w:rsid w:val="00236FF6"/>
    <w:rsid w:val="002459C8"/>
    <w:rsid w:val="002668AF"/>
    <w:rsid w:val="00270345"/>
    <w:rsid w:val="00270AAA"/>
    <w:rsid w:val="0028270D"/>
    <w:rsid w:val="00283A29"/>
    <w:rsid w:val="00286DB4"/>
    <w:rsid w:val="00293E63"/>
    <w:rsid w:val="002946EC"/>
    <w:rsid w:val="0029642C"/>
    <w:rsid w:val="002A120F"/>
    <w:rsid w:val="002A1B69"/>
    <w:rsid w:val="002A2321"/>
    <w:rsid w:val="002A7C53"/>
    <w:rsid w:val="002B59E4"/>
    <w:rsid w:val="002B6D55"/>
    <w:rsid w:val="002D7B6A"/>
    <w:rsid w:val="002E12C0"/>
    <w:rsid w:val="002E6381"/>
    <w:rsid w:val="002F6B1E"/>
    <w:rsid w:val="0030384C"/>
    <w:rsid w:val="00311F6B"/>
    <w:rsid w:val="003136EA"/>
    <w:rsid w:val="00321D1E"/>
    <w:rsid w:val="00324902"/>
    <w:rsid w:val="00327046"/>
    <w:rsid w:val="00357106"/>
    <w:rsid w:val="003635F6"/>
    <w:rsid w:val="003722F3"/>
    <w:rsid w:val="00374512"/>
    <w:rsid w:val="00375DFE"/>
    <w:rsid w:val="003810DD"/>
    <w:rsid w:val="003816F8"/>
    <w:rsid w:val="003911A5"/>
    <w:rsid w:val="003A06DF"/>
    <w:rsid w:val="003A25D8"/>
    <w:rsid w:val="003A35C7"/>
    <w:rsid w:val="003A4C35"/>
    <w:rsid w:val="003B025C"/>
    <w:rsid w:val="003B3950"/>
    <w:rsid w:val="003C0524"/>
    <w:rsid w:val="003C4DEF"/>
    <w:rsid w:val="003C50B5"/>
    <w:rsid w:val="003D38FB"/>
    <w:rsid w:val="003F3BA9"/>
    <w:rsid w:val="003F4250"/>
    <w:rsid w:val="003F6C72"/>
    <w:rsid w:val="0040017B"/>
    <w:rsid w:val="00413781"/>
    <w:rsid w:val="0041387E"/>
    <w:rsid w:val="0041521B"/>
    <w:rsid w:val="004169A8"/>
    <w:rsid w:val="00416C75"/>
    <w:rsid w:val="00421768"/>
    <w:rsid w:val="00422090"/>
    <w:rsid w:val="004230B7"/>
    <w:rsid w:val="0042449A"/>
    <w:rsid w:val="004276CE"/>
    <w:rsid w:val="00434FD9"/>
    <w:rsid w:val="00442DF6"/>
    <w:rsid w:val="0045283B"/>
    <w:rsid w:val="00454DB9"/>
    <w:rsid w:val="00454EF0"/>
    <w:rsid w:val="0045613B"/>
    <w:rsid w:val="00457F44"/>
    <w:rsid w:val="00462AFD"/>
    <w:rsid w:val="00470091"/>
    <w:rsid w:val="004710C7"/>
    <w:rsid w:val="00475E31"/>
    <w:rsid w:val="00485496"/>
    <w:rsid w:val="00487FB0"/>
    <w:rsid w:val="00495F82"/>
    <w:rsid w:val="004B051D"/>
    <w:rsid w:val="004B23D6"/>
    <w:rsid w:val="004B33E1"/>
    <w:rsid w:val="004B419C"/>
    <w:rsid w:val="004B6D26"/>
    <w:rsid w:val="004B7E97"/>
    <w:rsid w:val="004C0E2D"/>
    <w:rsid w:val="004C1785"/>
    <w:rsid w:val="004C4C64"/>
    <w:rsid w:val="004C54CC"/>
    <w:rsid w:val="004D0EB7"/>
    <w:rsid w:val="004E2776"/>
    <w:rsid w:val="004E4CE8"/>
    <w:rsid w:val="0050433E"/>
    <w:rsid w:val="005054F6"/>
    <w:rsid w:val="00507463"/>
    <w:rsid w:val="005101F8"/>
    <w:rsid w:val="005207D1"/>
    <w:rsid w:val="00520C1A"/>
    <w:rsid w:val="00535849"/>
    <w:rsid w:val="00556815"/>
    <w:rsid w:val="005601A3"/>
    <w:rsid w:val="00560ED2"/>
    <w:rsid w:val="00565070"/>
    <w:rsid w:val="005653F6"/>
    <w:rsid w:val="00567D0A"/>
    <w:rsid w:val="0057160F"/>
    <w:rsid w:val="00577E50"/>
    <w:rsid w:val="00593DE7"/>
    <w:rsid w:val="00594256"/>
    <w:rsid w:val="00594E43"/>
    <w:rsid w:val="00595A3A"/>
    <w:rsid w:val="005A1B68"/>
    <w:rsid w:val="005A5CF7"/>
    <w:rsid w:val="005A70F3"/>
    <w:rsid w:val="005C1E32"/>
    <w:rsid w:val="005C1F15"/>
    <w:rsid w:val="005C2400"/>
    <w:rsid w:val="005C516B"/>
    <w:rsid w:val="005C559F"/>
    <w:rsid w:val="005E3B3C"/>
    <w:rsid w:val="005E5608"/>
    <w:rsid w:val="005F06E9"/>
    <w:rsid w:val="0060413D"/>
    <w:rsid w:val="00607E75"/>
    <w:rsid w:val="006141DF"/>
    <w:rsid w:val="006152AD"/>
    <w:rsid w:val="00620C41"/>
    <w:rsid w:val="00622938"/>
    <w:rsid w:val="0063620E"/>
    <w:rsid w:val="00642D53"/>
    <w:rsid w:val="00646ED9"/>
    <w:rsid w:val="00655407"/>
    <w:rsid w:val="00657FC5"/>
    <w:rsid w:val="00660360"/>
    <w:rsid w:val="006627D2"/>
    <w:rsid w:val="0067261F"/>
    <w:rsid w:val="0067379E"/>
    <w:rsid w:val="0068548D"/>
    <w:rsid w:val="0068691B"/>
    <w:rsid w:val="0069363F"/>
    <w:rsid w:val="006A3216"/>
    <w:rsid w:val="006A5DC0"/>
    <w:rsid w:val="006B0B5B"/>
    <w:rsid w:val="006B6602"/>
    <w:rsid w:val="006C4D98"/>
    <w:rsid w:val="006C77FC"/>
    <w:rsid w:val="006D2BA7"/>
    <w:rsid w:val="006D5C79"/>
    <w:rsid w:val="006D6712"/>
    <w:rsid w:val="006E151F"/>
    <w:rsid w:val="006E4A77"/>
    <w:rsid w:val="006F0DD4"/>
    <w:rsid w:val="00704F2E"/>
    <w:rsid w:val="00712DEB"/>
    <w:rsid w:val="00712F25"/>
    <w:rsid w:val="00720FB1"/>
    <w:rsid w:val="00723D7E"/>
    <w:rsid w:val="00724339"/>
    <w:rsid w:val="00734E8F"/>
    <w:rsid w:val="00736C28"/>
    <w:rsid w:val="007424E3"/>
    <w:rsid w:val="00742AA6"/>
    <w:rsid w:val="00754243"/>
    <w:rsid w:val="00764D6F"/>
    <w:rsid w:val="007739C9"/>
    <w:rsid w:val="00776E44"/>
    <w:rsid w:val="007872B2"/>
    <w:rsid w:val="00787FB5"/>
    <w:rsid w:val="00791316"/>
    <w:rsid w:val="007924FD"/>
    <w:rsid w:val="00796A6D"/>
    <w:rsid w:val="007A1BEA"/>
    <w:rsid w:val="007A7BBC"/>
    <w:rsid w:val="007B2AC7"/>
    <w:rsid w:val="007C0954"/>
    <w:rsid w:val="007C2E1B"/>
    <w:rsid w:val="007D0CF4"/>
    <w:rsid w:val="007D4D5C"/>
    <w:rsid w:val="007E18A2"/>
    <w:rsid w:val="007E1FC7"/>
    <w:rsid w:val="007E64CC"/>
    <w:rsid w:val="007F2A12"/>
    <w:rsid w:val="007F56C6"/>
    <w:rsid w:val="007F6C2D"/>
    <w:rsid w:val="008009AF"/>
    <w:rsid w:val="00811D3B"/>
    <w:rsid w:val="00811DE6"/>
    <w:rsid w:val="00813756"/>
    <w:rsid w:val="00813F5C"/>
    <w:rsid w:val="00815F61"/>
    <w:rsid w:val="00816E19"/>
    <w:rsid w:val="00822E1C"/>
    <w:rsid w:val="00826BFA"/>
    <w:rsid w:val="0083166F"/>
    <w:rsid w:val="008344B8"/>
    <w:rsid w:val="00834A84"/>
    <w:rsid w:val="00837031"/>
    <w:rsid w:val="0083708A"/>
    <w:rsid w:val="0084565D"/>
    <w:rsid w:val="00853617"/>
    <w:rsid w:val="00860447"/>
    <w:rsid w:val="008612CB"/>
    <w:rsid w:val="008615C1"/>
    <w:rsid w:val="00886530"/>
    <w:rsid w:val="008A0BEB"/>
    <w:rsid w:val="008B6008"/>
    <w:rsid w:val="008C2593"/>
    <w:rsid w:val="008C29F4"/>
    <w:rsid w:val="008D75F2"/>
    <w:rsid w:val="008E5888"/>
    <w:rsid w:val="008E5ECE"/>
    <w:rsid w:val="008F0F2D"/>
    <w:rsid w:val="008F2E49"/>
    <w:rsid w:val="008F63F9"/>
    <w:rsid w:val="00904212"/>
    <w:rsid w:val="009142AF"/>
    <w:rsid w:val="00924E5B"/>
    <w:rsid w:val="0093667D"/>
    <w:rsid w:val="00945CAE"/>
    <w:rsid w:val="009463CA"/>
    <w:rsid w:val="009508EC"/>
    <w:rsid w:val="009634C4"/>
    <w:rsid w:val="009709A7"/>
    <w:rsid w:val="00983185"/>
    <w:rsid w:val="009833B4"/>
    <w:rsid w:val="00987BEA"/>
    <w:rsid w:val="00995127"/>
    <w:rsid w:val="009973B9"/>
    <w:rsid w:val="009979D4"/>
    <w:rsid w:val="009A140C"/>
    <w:rsid w:val="009B0DE3"/>
    <w:rsid w:val="009B4A27"/>
    <w:rsid w:val="009B5564"/>
    <w:rsid w:val="009C12E4"/>
    <w:rsid w:val="009D0201"/>
    <w:rsid w:val="009D365D"/>
    <w:rsid w:val="009D4383"/>
    <w:rsid w:val="009D6FE6"/>
    <w:rsid w:val="009E11CC"/>
    <w:rsid w:val="009F23B6"/>
    <w:rsid w:val="009F2946"/>
    <w:rsid w:val="009F7170"/>
    <w:rsid w:val="00A036B0"/>
    <w:rsid w:val="00A0719E"/>
    <w:rsid w:val="00A2546C"/>
    <w:rsid w:val="00A274E8"/>
    <w:rsid w:val="00A342E5"/>
    <w:rsid w:val="00A34C5F"/>
    <w:rsid w:val="00A41324"/>
    <w:rsid w:val="00A41BB0"/>
    <w:rsid w:val="00A42FE0"/>
    <w:rsid w:val="00A43266"/>
    <w:rsid w:val="00A465CD"/>
    <w:rsid w:val="00A46A69"/>
    <w:rsid w:val="00A501C9"/>
    <w:rsid w:val="00A530DA"/>
    <w:rsid w:val="00A539FC"/>
    <w:rsid w:val="00A56711"/>
    <w:rsid w:val="00A717CE"/>
    <w:rsid w:val="00A72EDD"/>
    <w:rsid w:val="00A768C8"/>
    <w:rsid w:val="00A8497D"/>
    <w:rsid w:val="00A86DD9"/>
    <w:rsid w:val="00A93628"/>
    <w:rsid w:val="00A958F6"/>
    <w:rsid w:val="00A9717B"/>
    <w:rsid w:val="00AA380C"/>
    <w:rsid w:val="00AA5638"/>
    <w:rsid w:val="00AA6F7E"/>
    <w:rsid w:val="00AB6452"/>
    <w:rsid w:val="00AB7654"/>
    <w:rsid w:val="00AC59BA"/>
    <w:rsid w:val="00AD6D6C"/>
    <w:rsid w:val="00AD7CBF"/>
    <w:rsid w:val="00AE03CE"/>
    <w:rsid w:val="00AE6AB5"/>
    <w:rsid w:val="00AF4B0B"/>
    <w:rsid w:val="00B0000F"/>
    <w:rsid w:val="00B0735D"/>
    <w:rsid w:val="00B11AED"/>
    <w:rsid w:val="00B1601D"/>
    <w:rsid w:val="00B2611A"/>
    <w:rsid w:val="00B330DF"/>
    <w:rsid w:val="00B437D2"/>
    <w:rsid w:val="00B46583"/>
    <w:rsid w:val="00B521F2"/>
    <w:rsid w:val="00B57D3F"/>
    <w:rsid w:val="00B714C6"/>
    <w:rsid w:val="00B75C7E"/>
    <w:rsid w:val="00B811ED"/>
    <w:rsid w:val="00B850F7"/>
    <w:rsid w:val="00B87051"/>
    <w:rsid w:val="00B87CBA"/>
    <w:rsid w:val="00B923FA"/>
    <w:rsid w:val="00B974AF"/>
    <w:rsid w:val="00BA4C23"/>
    <w:rsid w:val="00BA51B2"/>
    <w:rsid w:val="00BB5200"/>
    <w:rsid w:val="00BC5572"/>
    <w:rsid w:val="00BC5762"/>
    <w:rsid w:val="00BD2EAD"/>
    <w:rsid w:val="00BD3EFC"/>
    <w:rsid w:val="00C04D58"/>
    <w:rsid w:val="00C072BD"/>
    <w:rsid w:val="00C107A4"/>
    <w:rsid w:val="00C1136F"/>
    <w:rsid w:val="00C175F9"/>
    <w:rsid w:val="00C5280C"/>
    <w:rsid w:val="00C54653"/>
    <w:rsid w:val="00C54C73"/>
    <w:rsid w:val="00C55C9C"/>
    <w:rsid w:val="00C67966"/>
    <w:rsid w:val="00C67DAA"/>
    <w:rsid w:val="00C72091"/>
    <w:rsid w:val="00C72221"/>
    <w:rsid w:val="00C75366"/>
    <w:rsid w:val="00C7743E"/>
    <w:rsid w:val="00C8576D"/>
    <w:rsid w:val="00C97880"/>
    <w:rsid w:val="00CA0A09"/>
    <w:rsid w:val="00CA24B9"/>
    <w:rsid w:val="00CA3374"/>
    <w:rsid w:val="00CB1069"/>
    <w:rsid w:val="00CB49FC"/>
    <w:rsid w:val="00CC66EA"/>
    <w:rsid w:val="00CD49F0"/>
    <w:rsid w:val="00CD49F3"/>
    <w:rsid w:val="00CD6257"/>
    <w:rsid w:val="00CD7BA5"/>
    <w:rsid w:val="00CE3DB2"/>
    <w:rsid w:val="00CE783D"/>
    <w:rsid w:val="00CF4CD2"/>
    <w:rsid w:val="00CF5FBA"/>
    <w:rsid w:val="00D001CD"/>
    <w:rsid w:val="00D012C9"/>
    <w:rsid w:val="00D027CB"/>
    <w:rsid w:val="00D05F4C"/>
    <w:rsid w:val="00D06F23"/>
    <w:rsid w:val="00D12335"/>
    <w:rsid w:val="00D14AD1"/>
    <w:rsid w:val="00D21E7F"/>
    <w:rsid w:val="00D30024"/>
    <w:rsid w:val="00D343F8"/>
    <w:rsid w:val="00D43B6E"/>
    <w:rsid w:val="00D50083"/>
    <w:rsid w:val="00D52FB2"/>
    <w:rsid w:val="00D61A3B"/>
    <w:rsid w:val="00D7299F"/>
    <w:rsid w:val="00D76D8C"/>
    <w:rsid w:val="00D84F6D"/>
    <w:rsid w:val="00D86F19"/>
    <w:rsid w:val="00D96727"/>
    <w:rsid w:val="00DA5239"/>
    <w:rsid w:val="00DA600E"/>
    <w:rsid w:val="00DA6315"/>
    <w:rsid w:val="00DB0710"/>
    <w:rsid w:val="00DB39DE"/>
    <w:rsid w:val="00DC5067"/>
    <w:rsid w:val="00DD39CC"/>
    <w:rsid w:val="00DD4EF6"/>
    <w:rsid w:val="00DE18CF"/>
    <w:rsid w:val="00E10A1D"/>
    <w:rsid w:val="00E17C08"/>
    <w:rsid w:val="00E22752"/>
    <w:rsid w:val="00E232BE"/>
    <w:rsid w:val="00E235C6"/>
    <w:rsid w:val="00E334E2"/>
    <w:rsid w:val="00E44F91"/>
    <w:rsid w:val="00E46C67"/>
    <w:rsid w:val="00E56DC2"/>
    <w:rsid w:val="00E643F6"/>
    <w:rsid w:val="00E66C4E"/>
    <w:rsid w:val="00E71164"/>
    <w:rsid w:val="00E714A2"/>
    <w:rsid w:val="00E81C66"/>
    <w:rsid w:val="00E8289F"/>
    <w:rsid w:val="00E86816"/>
    <w:rsid w:val="00E931D3"/>
    <w:rsid w:val="00EA6001"/>
    <w:rsid w:val="00EB5261"/>
    <w:rsid w:val="00EC2C57"/>
    <w:rsid w:val="00EC524F"/>
    <w:rsid w:val="00ED09BC"/>
    <w:rsid w:val="00ED4537"/>
    <w:rsid w:val="00EF0D06"/>
    <w:rsid w:val="00EF19C8"/>
    <w:rsid w:val="00F01FBC"/>
    <w:rsid w:val="00F044CE"/>
    <w:rsid w:val="00F10486"/>
    <w:rsid w:val="00F16BBC"/>
    <w:rsid w:val="00F1713C"/>
    <w:rsid w:val="00F21D92"/>
    <w:rsid w:val="00F26E31"/>
    <w:rsid w:val="00F27F31"/>
    <w:rsid w:val="00F330B0"/>
    <w:rsid w:val="00F54910"/>
    <w:rsid w:val="00F55BFA"/>
    <w:rsid w:val="00F60931"/>
    <w:rsid w:val="00F71C97"/>
    <w:rsid w:val="00F72043"/>
    <w:rsid w:val="00F852B3"/>
    <w:rsid w:val="00F90517"/>
    <w:rsid w:val="00F9206D"/>
    <w:rsid w:val="00F93900"/>
    <w:rsid w:val="00FA0B0C"/>
    <w:rsid w:val="00FB4DF9"/>
    <w:rsid w:val="00FB7F9C"/>
    <w:rsid w:val="00FC14D4"/>
    <w:rsid w:val="00FC4147"/>
    <w:rsid w:val="00FC7628"/>
    <w:rsid w:val="00FD5FFE"/>
    <w:rsid w:val="00FD6705"/>
    <w:rsid w:val="00FE19C1"/>
    <w:rsid w:val="00FE67C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CC6A"/>
  <w15:docId w15:val="{898A71CF-F3E8-4B78-8172-3B3D13565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76D"/>
    <w:pPr>
      <w:widowControl w:val="0"/>
      <w:suppressAutoHyphens/>
      <w:textAlignment w:val="baseline"/>
    </w:pPr>
    <w:rPr>
      <w:rFonts w:ascii="Calibri" w:eastAsia="font402" w:hAnsi="Calibri" w:cs="font402"/>
      <w:color w:val="00000A"/>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1">
    <w:name w:val="Fonte parág. padrão1"/>
    <w:qFormat/>
    <w:rsid w:val="00C8576D"/>
  </w:style>
  <w:style w:type="character" w:customStyle="1" w:styleId="LinkdaInternet">
    <w:name w:val="Link da Internet"/>
    <w:rsid w:val="00C8576D"/>
    <w:rPr>
      <w:color w:val="0563C1"/>
      <w:u w:val="single"/>
    </w:rPr>
  </w:style>
  <w:style w:type="character" w:customStyle="1" w:styleId="TextodebaloChar">
    <w:name w:val="Texto de balão Char"/>
    <w:qFormat/>
    <w:rsid w:val="00C8576D"/>
    <w:rPr>
      <w:rFonts w:ascii="Tahoma" w:eastAsia="font402" w:hAnsi="Tahoma" w:cs="Tahoma"/>
      <w:sz w:val="16"/>
      <w:szCs w:val="16"/>
      <w:lang w:eastAsia="pt-BR"/>
    </w:rPr>
  </w:style>
  <w:style w:type="character" w:customStyle="1" w:styleId="ListLabel1">
    <w:name w:val="ListLabel 1"/>
    <w:qFormat/>
    <w:rsid w:val="00C8576D"/>
    <w:rPr>
      <w:rFonts w:ascii="Arial" w:hAnsi="Arial"/>
      <w:b/>
      <w:sz w:val="24"/>
    </w:rPr>
  </w:style>
  <w:style w:type="character" w:customStyle="1" w:styleId="ListLabel2">
    <w:name w:val="ListLabel 2"/>
    <w:qFormat/>
    <w:rsid w:val="00C8576D"/>
    <w:rPr>
      <w:b/>
      <w:sz w:val="24"/>
    </w:rPr>
  </w:style>
  <w:style w:type="character" w:customStyle="1" w:styleId="TextodecomentrioChar">
    <w:name w:val="Texto de comentário Char"/>
    <w:link w:val="Textodecomentrio"/>
    <w:uiPriority w:val="99"/>
    <w:qFormat/>
    <w:rsid w:val="00C8576D"/>
    <w:rPr>
      <w:rFonts w:ascii="Calibri" w:eastAsia="font402" w:hAnsi="Calibri" w:cs="font402"/>
    </w:rPr>
  </w:style>
  <w:style w:type="character" w:styleId="Refdecomentrio">
    <w:name w:val="annotation reference"/>
    <w:uiPriority w:val="99"/>
    <w:semiHidden/>
    <w:unhideWhenUsed/>
    <w:qFormat/>
    <w:rsid w:val="00C8576D"/>
    <w:rPr>
      <w:sz w:val="16"/>
      <w:szCs w:val="16"/>
    </w:rPr>
  </w:style>
  <w:style w:type="character" w:customStyle="1" w:styleId="TextodebaloChar1">
    <w:name w:val="Texto de balão Char1"/>
    <w:link w:val="Textodebalo"/>
    <w:uiPriority w:val="99"/>
    <w:semiHidden/>
    <w:qFormat/>
    <w:rsid w:val="001B0DA6"/>
    <w:rPr>
      <w:rFonts w:ascii="Tahoma" w:eastAsia="font402" w:hAnsi="Tahoma" w:cs="Tahoma"/>
      <w:sz w:val="16"/>
      <w:szCs w:val="16"/>
    </w:rPr>
  </w:style>
  <w:style w:type="character" w:customStyle="1" w:styleId="AssuntodocomentrioChar">
    <w:name w:val="Assunto do comentário Char"/>
    <w:link w:val="Assuntodocomentrio"/>
    <w:uiPriority w:val="99"/>
    <w:semiHidden/>
    <w:qFormat/>
    <w:rsid w:val="002D6595"/>
    <w:rPr>
      <w:rFonts w:ascii="Calibri" w:eastAsia="font402" w:hAnsi="Calibri" w:cs="font402"/>
      <w:b/>
      <w:bCs/>
    </w:rPr>
  </w:style>
  <w:style w:type="character" w:customStyle="1" w:styleId="ListLabel3">
    <w:name w:val="ListLabel 3"/>
    <w:qFormat/>
    <w:rsid w:val="00C8576D"/>
    <w:rPr>
      <w:b/>
      <w:sz w:val="24"/>
    </w:rPr>
  </w:style>
  <w:style w:type="character" w:customStyle="1" w:styleId="ListLabel4">
    <w:name w:val="ListLabel 4"/>
    <w:qFormat/>
    <w:rsid w:val="00C8576D"/>
    <w:rPr>
      <w:rFonts w:cs="Courier New"/>
    </w:rPr>
  </w:style>
  <w:style w:type="character" w:customStyle="1" w:styleId="ListLabel5">
    <w:name w:val="ListLabel 5"/>
    <w:qFormat/>
    <w:rsid w:val="00C8576D"/>
    <w:rPr>
      <w:rFonts w:cs="Courier New"/>
    </w:rPr>
  </w:style>
  <w:style w:type="character" w:customStyle="1" w:styleId="ListLabel6">
    <w:name w:val="ListLabel 6"/>
    <w:qFormat/>
    <w:rsid w:val="00C8576D"/>
    <w:rPr>
      <w:rFonts w:cs="Courier New"/>
    </w:rPr>
  </w:style>
  <w:style w:type="character" w:customStyle="1" w:styleId="ListLabel7">
    <w:name w:val="ListLabel 7"/>
    <w:qFormat/>
    <w:rsid w:val="00C8576D"/>
    <w:rPr>
      <w:b/>
      <w:sz w:val="24"/>
    </w:rPr>
  </w:style>
  <w:style w:type="character" w:customStyle="1" w:styleId="ListLabel8">
    <w:name w:val="ListLabel 8"/>
    <w:qFormat/>
    <w:rsid w:val="00C8576D"/>
    <w:rPr>
      <w:b/>
      <w:sz w:val="24"/>
    </w:rPr>
  </w:style>
  <w:style w:type="character" w:customStyle="1" w:styleId="ListLabel9">
    <w:name w:val="ListLabel 9"/>
    <w:qFormat/>
    <w:rsid w:val="00C8576D"/>
    <w:rPr>
      <w:b/>
      <w:sz w:val="24"/>
    </w:rPr>
  </w:style>
  <w:style w:type="character" w:customStyle="1" w:styleId="Smbolosdenumerao">
    <w:name w:val="Símbolos de numeração"/>
    <w:qFormat/>
    <w:rsid w:val="00C8576D"/>
  </w:style>
  <w:style w:type="character" w:customStyle="1" w:styleId="Marcas">
    <w:name w:val="Marcas"/>
    <w:qFormat/>
    <w:rsid w:val="00C8576D"/>
    <w:rPr>
      <w:rFonts w:ascii="OpenSymbol" w:eastAsia="OpenSymbol" w:hAnsi="OpenSymbol" w:cs="OpenSymbol"/>
    </w:rPr>
  </w:style>
  <w:style w:type="character" w:customStyle="1" w:styleId="ListLabel10">
    <w:name w:val="ListLabel 10"/>
    <w:qFormat/>
    <w:rsid w:val="00C8576D"/>
    <w:rPr>
      <w:b/>
      <w:sz w:val="24"/>
    </w:rPr>
  </w:style>
  <w:style w:type="character" w:customStyle="1" w:styleId="ListLabel11">
    <w:name w:val="ListLabel 11"/>
    <w:qFormat/>
    <w:rsid w:val="00C8576D"/>
    <w:rPr>
      <w:b/>
      <w:sz w:val="24"/>
    </w:rPr>
  </w:style>
  <w:style w:type="character" w:customStyle="1" w:styleId="ListLabel12">
    <w:name w:val="ListLabel 12"/>
    <w:qFormat/>
    <w:rsid w:val="00C8576D"/>
    <w:rPr>
      <w:b/>
      <w:sz w:val="24"/>
    </w:rPr>
  </w:style>
  <w:style w:type="paragraph" w:styleId="Ttulo">
    <w:name w:val="Title"/>
    <w:basedOn w:val="Normal"/>
    <w:next w:val="Corpodetexto"/>
    <w:qFormat/>
    <w:rsid w:val="00C8576D"/>
    <w:pPr>
      <w:keepNext/>
      <w:spacing w:before="240" w:after="120"/>
    </w:pPr>
    <w:rPr>
      <w:rFonts w:ascii="Liberation Sans" w:eastAsia="Microsoft YaHei" w:hAnsi="Liberation Sans" w:cs="Mangal"/>
      <w:sz w:val="28"/>
      <w:szCs w:val="28"/>
    </w:rPr>
  </w:style>
  <w:style w:type="paragraph" w:styleId="Corpodetexto">
    <w:name w:val="Body Text"/>
    <w:basedOn w:val="Normal"/>
    <w:rsid w:val="00C8576D"/>
    <w:pPr>
      <w:spacing w:after="140" w:line="288" w:lineRule="auto"/>
    </w:pPr>
  </w:style>
  <w:style w:type="paragraph" w:styleId="Lista">
    <w:name w:val="List"/>
    <w:basedOn w:val="Corpodetexto"/>
    <w:rsid w:val="00C8576D"/>
    <w:rPr>
      <w:rFonts w:cs="Mangal"/>
    </w:rPr>
  </w:style>
  <w:style w:type="paragraph" w:styleId="Legenda">
    <w:name w:val="caption"/>
    <w:basedOn w:val="Normal"/>
    <w:qFormat/>
    <w:rsid w:val="00C8576D"/>
    <w:pPr>
      <w:suppressLineNumbers/>
      <w:spacing w:before="120" w:after="120"/>
    </w:pPr>
    <w:rPr>
      <w:rFonts w:cs="Mangal"/>
      <w:i/>
      <w:iCs/>
      <w:sz w:val="24"/>
      <w:szCs w:val="24"/>
    </w:rPr>
  </w:style>
  <w:style w:type="paragraph" w:customStyle="1" w:styleId="ndice">
    <w:name w:val="Índice"/>
    <w:basedOn w:val="Normal"/>
    <w:qFormat/>
    <w:rsid w:val="00C8576D"/>
    <w:pPr>
      <w:suppressLineNumbers/>
    </w:pPr>
    <w:rPr>
      <w:rFonts w:cs="Mangal"/>
    </w:rPr>
  </w:style>
  <w:style w:type="paragraph" w:customStyle="1" w:styleId="Ttulo1">
    <w:name w:val="Título1"/>
    <w:basedOn w:val="Normal"/>
    <w:qFormat/>
    <w:rsid w:val="00C8576D"/>
    <w:pPr>
      <w:keepNext/>
      <w:spacing w:before="240" w:after="120"/>
    </w:pPr>
    <w:rPr>
      <w:rFonts w:ascii="Liberation Sans" w:eastAsia="Microsoft YaHei" w:hAnsi="Liberation Sans" w:cs="Mangal"/>
      <w:sz w:val="28"/>
      <w:szCs w:val="28"/>
    </w:rPr>
  </w:style>
  <w:style w:type="paragraph" w:customStyle="1" w:styleId="PargrafodaLista1">
    <w:name w:val="Parágrafo da Lista1"/>
    <w:basedOn w:val="Normal"/>
    <w:qFormat/>
    <w:rsid w:val="00C8576D"/>
    <w:pPr>
      <w:ind w:left="720"/>
      <w:contextualSpacing/>
    </w:pPr>
  </w:style>
  <w:style w:type="paragraph" w:customStyle="1" w:styleId="Textodebalo1">
    <w:name w:val="Texto de balão1"/>
    <w:basedOn w:val="Normal"/>
    <w:qFormat/>
    <w:rsid w:val="00C8576D"/>
    <w:rPr>
      <w:rFonts w:ascii="Tahoma" w:hAnsi="Tahoma" w:cs="Tahoma"/>
      <w:sz w:val="16"/>
      <w:szCs w:val="16"/>
    </w:rPr>
  </w:style>
  <w:style w:type="paragraph" w:styleId="Textodecomentrio">
    <w:name w:val="annotation text"/>
    <w:basedOn w:val="Normal"/>
    <w:link w:val="TextodecomentrioChar"/>
    <w:uiPriority w:val="99"/>
    <w:unhideWhenUsed/>
    <w:qFormat/>
    <w:rsid w:val="00C8576D"/>
    <w:rPr>
      <w:sz w:val="20"/>
      <w:szCs w:val="20"/>
    </w:rPr>
  </w:style>
  <w:style w:type="paragraph" w:styleId="Textodebalo">
    <w:name w:val="Balloon Text"/>
    <w:basedOn w:val="Normal"/>
    <w:link w:val="TextodebaloChar1"/>
    <w:uiPriority w:val="99"/>
    <w:semiHidden/>
    <w:unhideWhenUsed/>
    <w:qFormat/>
    <w:rsid w:val="001B0DA6"/>
    <w:rPr>
      <w:rFonts w:ascii="Tahoma" w:hAnsi="Tahoma" w:cs="Tahoma"/>
      <w:sz w:val="16"/>
      <w:szCs w:val="16"/>
    </w:rPr>
  </w:style>
  <w:style w:type="paragraph" w:styleId="Assuntodocomentrio">
    <w:name w:val="annotation subject"/>
    <w:basedOn w:val="Textodecomentrio"/>
    <w:link w:val="AssuntodocomentrioChar"/>
    <w:uiPriority w:val="99"/>
    <w:semiHidden/>
    <w:unhideWhenUsed/>
    <w:qFormat/>
    <w:rsid w:val="002D6595"/>
    <w:rPr>
      <w:b/>
      <w:bCs/>
    </w:rPr>
  </w:style>
  <w:style w:type="paragraph" w:styleId="PargrafodaLista">
    <w:name w:val="List Paragraph"/>
    <w:basedOn w:val="Normal"/>
    <w:uiPriority w:val="34"/>
    <w:qFormat/>
    <w:rsid w:val="00215350"/>
    <w:pPr>
      <w:ind w:left="708"/>
    </w:pPr>
  </w:style>
  <w:style w:type="paragraph" w:customStyle="1" w:styleId="artart">
    <w:name w:val="artart"/>
    <w:basedOn w:val="Normal"/>
    <w:rsid w:val="00413781"/>
    <w:pPr>
      <w:widowControl/>
      <w:suppressAutoHyphens w:val="0"/>
      <w:spacing w:before="100" w:beforeAutospacing="1" w:after="100" w:afterAutospacing="1"/>
      <w:textAlignment w:val="auto"/>
    </w:pPr>
    <w:rPr>
      <w:rFonts w:ascii="Times New Roman" w:eastAsia="Times New Roman" w:hAnsi="Times New Roman" w:cs="Times New Roman"/>
      <w:color w:val="auto"/>
      <w:sz w:val="24"/>
      <w:szCs w:val="24"/>
    </w:rPr>
  </w:style>
  <w:style w:type="character" w:styleId="Hyperlink">
    <w:name w:val="Hyperlink"/>
    <w:basedOn w:val="Fontepargpadro"/>
    <w:uiPriority w:val="99"/>
    <w:semiHidden/>
    <w:unhideWhenUsed/>
    <w:rsid w:val="00413781"/>
    <w:rPr>
      <w:color w:val="0000FF"/>
      <w:u w:val="single"/>
    </w:rPr>
  </w:style>
  <w:style w:type="paragraph" w:styleId="NormalWeb">
    <w:name w:val="Normal (Web)"/>
    <w:basedOn w:val="Normal"/>
    <w:uiPriority w:val="99"/>
    <w:semiHidden/>
    <w:unhideWhenUsed/>
    <w:rsid w:val="00734E8F"/>
    <w:pPr>
      <w:widowControl/>
      <w:suppressAutoHyphens w:val="0"/>
      <w:spacing w:before="100" w:beforeAutospacing="1" w:after="100" w:afterAutospacing="1"/>
      <w:textAlignment w:val="auto"/>
    </w:pPr>
    <w:rPr>
      <w:rFonts w:ascii="Times New Roman" w:eastAsia="Times New Roman" w:hAnsi="Times New Roman" w:cs="Times New Roman"/>
      <w:color w:val="auto"/>
      <w:sz w:val="24"/>
      <w:szCs w:val="24"/>
    </w:rPr>
  </w:style>
  <w:style w:type="character" w:styleId="Forte">
    <w:name w:val="Strong"/>
    <w:basedOn w:val="Fontepargpadro"/>
    <w:uiPriority w:val="22"/>
    <w:qFormat/>
    <w:rsid w:val="00734E8F"/>
    <w:rPr>
      <w:b/>
      <w:bCs/>
    </w:rPr>
  </w:style>
  <w:style w:type="table" w:styleId="Tabelacomgrade">
    <w:name w:val="Table Grid"/>
    <w:basedOn w:val="Tabelanormal"/>
    <w:uiPriority w:val="59"/>
    <w:rsid w:val="00EB5261"/>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Fontepargpadro"/>
    <w:rsid w:val="002A120F"/>
  </w:style>
  <w:style w:type="character" w:customStyle="1" w:styleId="fourgenhighlight">
    <w:name w:val="fourgen_highlight"/>
    <w:basedOn w:val="Fontepargpadro"/>
    <w:rsid w:val="002A120F"/>
  </w:style>
  <w:style w:type="character" w:styleId="nfase">
    <w:name w:val="Emphasis"/>
    <w:basedOn w:val="Fontepargpadro"/>
    <w:uiPriority w:val="20"/>
    <w:qFormat/>
    <w:rsid w:val="00657FC5"/>
    <w:rPr>
      <w:i/>
      <w:iCs/>
    </w:rPr>
  </w:style>
  <w:style w:type="paragraph" w:customStyle="1" w:styleId="Contedodatabela">
    <w:name w:val="Conteúdo da tabela"/>
    <w:basedOn w:val="Normal"/>
    <w:rsid w:val="00A43266"/>
    <w:pPr>
      <w:suppressLineNumbers/>
      <w:spacing w:before="120" w:after="120"/>
      <w:jc w:val="both"/>
      <w:textAlignment w:val="auto"/>
    </w:pPr>
    <w:rPr>
      <w:rFonts w:ascii="Times New Roman" w:eastAsia="Times New Roman" w:hAnsi="Times New Roman" w:cs="Times New Roman"/>
      <w:color w:val="auto"/>
      <w:kern w:val="1"/>
      <w:sz w:val="24"/>
      <w:szCs w:val="24"/>
      <w:lang w:val="en-US"/>
    </w:rPr>
  </w:style>
  <w:style w:type="paragraph" w:styleId="Cabealho">
    <w:name w:val="header"/>
    <w:basedOn w:val="Normal"/>
    <w:link w:val="CabealhoChar"/>
    <w:uiPriority w:val="99"/>
    <w:unhideWhenUsed/>
    <w:rsid w:val="00A43266"/>
    <w:pPr>
      <w:tabs>
        <w:tab w:val="center" w:pos="4252"/>
        <w:tab w:val="right" w:pos="8504"/>
      </w:tabs>
    </w:pPr>
  </w:style>
  <w:style w:type="character" w:customStyle="1" w:styleId="CabealhoChar">
    <w:name w:val="Cabeçalho Char"/>
    <w:basedOn w:val="Fontepargpadro"/>
    <w:link w:val="Cabealho"/>
    <w:uiPriority w:val="99"/>
    <w:rsid w:val="00A43266"/>
    <w:rPr>
      <w:rFonts w:ascii="Calibri" w:eastAsia="font402" w:hAnsi="Calibri" w:cs="font402"/>
      <w:color w:val="00000A"/>
      <w:sz w:val="22"/>
      <w:szCs w:val="22"/>
    </w:rPr>
  </w:style>
  <w:style w:type="paragraph" w:styleId="Rodap">
    <w:name w:val="footer"/>
    <w:basedOn w:val="Normal"/>
    <w:link w:val="RodapChar"/>
    <w:uiPriority w:val="99"/>
    <w:unhideWhenUsed/>
    <w:rsid w:val="00A43266"/>
    <w:pPr>
      <w:tabs>
        <w:tab w:val="center" w:pos="4252"/>
        <w:tab w:val="right" w:pos="8504"/>
      </w:tabs>
    </w:pPr>
  </w:style>
  <w:style w:type="character" w:customStyle="1" w:styleId="RodapChar">
    <w:name w:val="Rodapé Char"/>
    <w:basedOn w:val="Fontepargpadro"/>
    <w:link w:val="Rodap"/>
    <w:uiPriority w:val="99"/>
    <w:rsid w:val="00A43266"/>
    <w:rPr>
      <w:rFonts w:ascii="Calibri" w:eastAsia="font402" w:hAnsi="Calibri" w:cs="font402"/>
      <w:color w:val="00000A"/>
      <w:sz w:val="22"/>
      <w:szCs w:val="22"/>
    </w:rPr>
  </w:style>
  <w:style w:type="character" w:customStyle="1" w:styleId="hljs-tag">
    <w:name w:val="hljs-tag"/>
    <w:basedOn w:val="Fontepargpadro"/>
    <w:rsid w:val="00C1136F"/>
  </w:style>
  <w:style w:type="character" w:customStyle="1" w:styleId="hljs-title">
    <w:name w:val="hljs-title"/>
    <w:basedOn w:val="Fontepargpadro"/>
    <w:rsid w:val="00C1136F"/>
  </w:style>
  <w:style w:type="character" w:customStyle="1" w:styleId="hljs-attribute">
    <w:name w:val="hljs-attribute"/>
    <w:basedOn w:val="Fontepargpadro"/>
    <w:rsid w:val="00C1136F"/>
  </w:style>
  <w:style w:type="character" w:customStyle="1" w:styleId="hljs-value">
    <w:name w:val="hljs-value"/>
    <w:basedOn w:val="Fontepargpadro"/>
    <w:rsid w:val="00C11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96570">
      <w:bodyDiv w:val="1"/>
      <w:marLeft w:val="0"/>
      <w:marRight w:val="0"/>
      <w:marTop w:val="0"/>
      <w:marBottom w:val="0"/>
      <w:divBdr>
        <w:top w:val="none" w:sz="0" w:space="0" w:color="auto"/>
        <w:left w:val="none" w:sz="0" w:space="0" w:color="auto"/>
        <w:bottom w:val="none" w:sz="0" w:space="0" w:color="auto"/>
        <w:right w:val="none" w:sz="0" w:space="0" w:color="auto"/>
      </w:divBdr>
    </w:div>
    <w:div w:id="107087188">
      <w:bodyDiv w:val="1"/>
      <w:marLeft w:val="0"/>
      <w:marRight w:val="0"/>
      <w:marTop w:val="0"/>
      <w:marBottom w:val="0"/>
      <w:divBdr>
        <w:top w:val="none" w:sz="0" w:space="0" w:color="auto"/>
        <w:left w:val="none" w:sz="0" w:space="0" w:color="auto"/>
        <w:bottom w:val="none" w:sz="0" w:space="0" w:color="auto"/>
        <w:right w:val="none" w:sz="0" w:space="0" w:color="auto"/>
      </w:divBdr>
    </w:div>
    <w:div w:id="1902404735">
      <w:bodyDiv w:val="1"/>
      <w:marLeft w:val="0"/>
      <w:marRight w:val="0"/>
      <w:marTop w:val="0"/>
      <w:marBottom w:val="0"/>
      <w:divBdr>
        <w:top w:val="none" w:sz="0" w:space="0" w:color="auto"/>
        <w:left w:val="none" w:sz="0" w:space="0" w:color="auto"/>
        <w:bottom w:val="none" w:sz="0" w:space="0" w:color="auto"/>
        <w:right w:val="none" w:sz="0" w:space="0" w:color="auto"/>
      </w:divBdr>
      <w:divsChild>
        <w:div w:id="318969590">
          <w:marLeft w:val="547"/>
          <w:marRight w:val="0"/>
          <w:marTop w:val="0"/>
          <w:marBottom w:val="0"/>
          <w:divBdr>
            <w:top w:val="none" w:sz="0" w:space="0" w:color="auto"/>
            <w:left w:val="none" w:sz="0" w:space="0" w:color="auto"/>
            <w:bottom w:val="none" w:sz="0" w:space="0" w:color="auto"/>
            <w:right w:val="none" w:sz="0" w:space="0" w:color="auto"/>
          </w:divBdr>
        </w:div>
      </w:divsChild>
    </w:div>
    <w:div w:id="1910459794">
      <w:bodyDiv w:val="1"/>
      <w:marLeft w:val="0"/>
      <w:marRight w:val="0"/>
      <w:marTop w:val="0"/>
      <w:marBottom w:val="0"/>
      <w:divBdr>
        <w:top w:val="none" w:sz="0" w:space="0" w:color="auto"/>
        <w:left w:val="none" w:sz="0" w:space="0" w:color="auto"/>
        <w:bottom w:val="none" w:sz="0" w:space="0" w:color="auto"/>
        <w:right w:val="none" w:sz="0" w:space="0" w:color="auto"/>
      </w:divBdr>
    </w:div>
    <w:div w:id="1910656022">
      <w:bodyDiv w:val="1"/>
      <w:marLeft w:val="0"/>
      <w:marRight w:val="0"/>
      <w:marTop w:val="0"/>
      <w:marBottom w:val="0"/>
      <w:divBdr>
        <w:top w:val="none" w:sz="0" w:space="0" w:color="auto"/>
        <w:left w:val="none" w:sz="0" w:space="0" w:color="auto"/>
        <w:bottom w:val="none" w:sz="0" w:space="0" w:color="auto"/>
        <w:right w:val="none" w:sz="0" w:space="0" w:color="auto"/>
      </w:divBdr>
    </w:div>
    <w:div w:id="19477353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r.freepik.com/vetores-gratis/pacote-de-quatro-banners-infograficos-com-elementos-de-cor_1141500.htm" TargetMode="External"/><Relationship Id="rId13" Type="http://schemas.openxmlformats.org/officeDocument/2006/relationships/hyperlink" Target="https://www.shutterstock.com/pt/image-vector/vector-infographic-template-diagram-graph-presentation-1215103906" TargetMode="External"/><Relationship Id="rId18" Type="http://schemas.openxmlformats.org/officeDocument/2006/relationships/hyperlink" Target="https://www.shutterstock.com/pt/image-illustration/3d-illustration-private-investigator-files-words-672511930" TargetMode="External"/><Relationship Id="rId3" Type="http://schemas.openxmlformats.org/officeDocument/2006/relationships/image" Target="media/image4.png"/><Relationship Id="rId21" Type="http://schemas.openxmlformats.org/officeDocument/2006/relationships/hyperlink" Target="https://www.shutterstock.com/pt/image-vector/abstract-3d-infographic-template-five-steps-532808926" TargetMode="External"/><Relationship Id="rId7" Type="http://schemas.openxmlformats.org/officeDocument/2006/relationships/hyperlink" Target="https://www.shutterstock.com/pt/image-photo/secret-agency-teammates-searching-criminal-movements-1271432809" TargetMode="External"/><Relationship Id="rId12" Type="http://schemas.openxmlformats.org/officeDocument/2006/relationships/hyperlink" Target="https://www.shutterstock.com/pt/image-photo/detective-hand-holding-magnifying-glass-front-1192132651" TargetMode="External"/><Relationship Id="rId17" Type="http://schemas.openxmlformats.org/officeDocument/2006/relationships/hyperlink" Target="https://www.shutterstock.com/pt/image-vector/two-infographics-element-business-concept-2-1044105031" TargetMode="External"/><Relationship Id="rId2" Type="http://schemas.openxmlformats.org/officeDocument/2006/relationships/image" Target="media/image3.png"/><Relationship Id="rId16" Type="http://schemas.openxmlformats.org/officeDocument/2006/relationships/hyperlink" Target="https://www.shutterstock.com/pt/image-photo/crime-scene-investigation-collecting-evidence-1014356098" TargetMode="External"/><Relationship Id="rId20" Type="http://schemas.openxmlformats.org/officeDocument/2006/relationships/hyperlink" Target="https://www.shutterstock.com/pt/image-photo/detective-board-photos-suspected-criminals-crime-1489009943" TargetMode="External"/><Relationship Id="rId1" Type="http://schemas.openxmlformats.org/officeDocument/2006/relationships/hyperlink" Target="https://www.shutterstock.com/pt/image-photo/collage-two-images-showing-giant-female-96101450" TargetMode="External"/><Relationship Id="rId6" Type="http://schemas.openxmlformats.org/officeDocument/2006/relationships/hyperlink" Target="https://www.shutterstock.com/pt/image-photo/business-people-meeting-design-ideas-concept-590291639" TargetMode="External"/><Relationship Id="rId11" Type="http://schemas.openxmlformats.org/officeDocument/2006/relationships/hyperlink" Target="https://www.shutterstock.com/pt/image-photo/image-businessman-compiling-macro-white-puzzle-164702828" TargetMode="External"/><Relationship Id="rId5" Type="http://schemas.openxmlformats.org/officeDocument/2006/relationships/hyperlink" Target="https://www.shutterstock.com/pt/image-vector/business-infographic-template-vector-design-icons-1473757619" TargetMode="External"/><Relationship Id="rId15" Type="http://schemas.openxmlformats.org/officeDocument/2006/relationships/hyperlink" Target="https://www.shutterstock.com/pt/image-vector/modern-vector-illustration-3d-template-circular-790002310" TargetMode="External"/><Relationship Id="rId10" Type="http://schemas.openxmlformats.org/officeDocument/2006/relationships/hyperlink" Target="https://www.shutterstock.com/pt/image-photo/office-workers-gather-around-table-do-273429152" TargetMode="External"/><Relationship Id="rId19" Type="http://schemas.openxmlformats.org/officeDocument/2006/relationships/hyperlink" Target="https://www.shutterstock.com/pt/image-photo/man-typing-keyboard-laptop-hand-manager-447406066" TargetMode="External"/><Relationship Id="rId4" Type="http://schemas.openxmlformats.org/officeDocument/2006/relationships/image" Target="media/image5.png"/><Relationship Id="rId9" Type="http://schemas.openxmlformats.org/officeDocument/2006/relationships/hyperlink" Target="https://www.shutterstock.com/pt/image-photo/young-man-working-on-his-laptop-745384273" TargetMode="External"/><Relationship Id="rId14" Type="http://schemas.openxmlformats.org/officeDocument/2006/relationships/hyperlink" Target="https://www.shutterstock.com/pt/image-vector/circular-infographic-design-template-icons-7-1157084074"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Layout" Target="diagrams/layout1.xml"/><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hyperlink" Target="http://lab.sead.ufsc.br/"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www.shutterstock.com/pt/"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planalto.gov.br/ccivil_03/decreto-lei/del2848compilado.htm" TargetMode="External"/><Relationship Id="rId32" Type="http://schemas.openxmlformats.org/officeDocument/2006/relationships/image" Target="media/image19.jpeg"/><Relationship Id="rId37" Type="http://schemas.openxmlformats.org/officeDocument/2006/relationships/hyperlink" Target="http://nei.ufes.br/sites/nei.ufes.br/files/RODRIGUES,%20M.B.F.%20e%20COELHO,%20C.M.%20Paradigma%20Indici%C3%A1rio_Breve%20defini%C3%A7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hyperlink" Target="http://www.sobreadministracao.com/o-que-e-o-5w2h-e-como-ele-e-utilizado/" TargetMode="External"/><Relationship Id="rId10" Type="http://schemas.microsoft.com/office/2011/relationships/commentsExtended" Target="commentsExtended.xml"/><Relationship Id="rId19" Type="http://schemas.openxmlformats.org/officeDocument/2006/relationships/hyperlink" Target="http://www.planalto.gov.br/ccivil_03/_Ato2007-2010/2009/Lei/L12015.htm"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igarra.up.pt/ffup/pt/pub_geral.show_file?pi_gdoc_id=613955"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67F5FAF-F60B-4748-B5C5-923AA22364AD}" type="doc">
      <dgm:prSet loTypeId="urn:microsoft.com/office/officeart/2005/8/layout/gear1" loCatId="process" qsTypeId="urn:microsoft.com/office/officeart/2005/8/quickstyle/simple1" qsCatId="simple" csTypeId="urn:microsoft.com/office/officeart/2005/8/colors/accent1_2" csCatId="accent1" phldr="1"/>
      <dgm:spPr/>
    </dgm:pt>
    <dgm:pt modelId="{0A843985-3044-4B78-A8B1-6550F9F2E2C3}">
      <dgm:prSet phldrT="[Texto]"/>
      <dgm:spPr/>
      <dgm:t>
        <a:bodyPr/>
        <a:lstStyle/>
        <a:p>
          <a:r>
            <a:rPr lang="pt-BR"/>
            <a:t>Ação</a:t>
          </a:r>
        </a:p>
      </dgm:t>
    </dgm:pt>
    <dgm:pt modelId="{E4DECC03-2224-4492-B8BB-4AAFC5F4D01A}" type="parTrans" cxnId="{1F54253E-5F6C-475E-8D63-8C332F9DB815}">
      <dgm:prSet/>
      <dgm:spPr/>
      <dgm:t>
        <a:bodyPr/>
        <a:lstStyle/>
        <a:p>
          <a:endParaRPr lang="pt-BR"/>
        </a:p>
      </dgm:t>
    </dgm:pt>
    <dgm:pt modelId="{C0B365E9-372E-41FC-8317-46829F1D073B}" type="sibTrans" cxnId="{1F54253E-5F6C-475E-8D63-8C332F9DB815}">
      <dgm:prSet/>
      <dgm:spPr/>
      <dgm:t>
        <a:bodyPr/>
        <a:lstStyle/>
        <a:p>
          <a:endParaRPr lang="pt-BR"/>
        </a:p>
      </dgm:t>
    </dgm:pt>
    <dgm:pt modelId="{94B4E6E1-5B89-4715-B689-4ED8DE9DA5F3}">
      <dgm:prSet phldrT="[Texto]"/>
      <dgm:spPr/>
      <dgm:t>
        <a:bodyPr/>
        <a:lstStyle/>
        <a:p>
          <a:r>
            <a:rPr lang="pt-BR"/>
            <a:t>Estratégias</a:t>
          </a:r>
        </a:p>
      </dgm:t>
    </dgm:pt>
    <dgm:pt modelId="{1BE1128B-1DAF-4EE6-ACD1-05EF7DE9FD0E}" type="parTrans" cxnId="{B346FF59-71DB-4DDB-A334-DAC9E9E5EBCF}">
      <dgm:prSet/>
      <dgm:spPr/>
      <dgm:t>
        <a:bodyPr/>
        <a:lstStyle/>
        <a:p>
          <a:endParaRPr lang="pt-BR"/>
        </a:p>
      </dgm:t>
    </dgm:pt>
    <dgm:pt modelId="{270096A6-7548-44D4-A3F9-B7DEDA23F387}" type="sibTrans" cxnId="{B346FF59-71DB-4DDB-A334-DAC9E9E5EBCF}">
      <dgm:prSet/>
      <dgm:spPr/>
      <dgm:t>
        <a:bodyPr/>
        <a:lstStyle/>
        <a:p>
          <a:endParaRPr lang="pt-BR"/>
        </a:p>
      </dgm:t>
    </dgm:pt>
    <dgm:pt modelId="{158B4645-EA0A-4332-AD64-01EF29207768}">
      <dgm:prSet phldrT="[Texto]"/>
      <dgm:spPr/>
      <dgm:t>
        <a:bodyPr/>
        <a:lstStyle/>
        <a:p>
          <a:r>
            <a:rPr lang="pt-BR"/>
            <a:t>Objetivos</a:t>
          </a:r>
        </a:p>
      </dgm:t>
    </dgm:pt>
    <dgm:pt modelId="{64C514F7-A469-45A7-9FBB-04AC9CDBBEC9}" type="parTrans" cxnId="{015BC0FA-5617-4F7D-BD6F-ABCA4379A55D}">
      <dgm:prSet/>
      <dgm:spPr/>
      <dgm:t>
        <a:bodyPr/>
        <a:lstStyle/>
        <a:p>
          <a:endParaRPr lang="pt-BR"/>
        </a:p>
      </dgm:t>
    </dgm:pt>
    <dgm:pt modelId="{65EE793F-AE0C-4B38-AB45-911C3AB45B2F}" type="sibTrans" cxnId="{015BC0FA-5617-4F7D-BD6F-ABCA4379A55D}">
      <dgm:prSet/>
      <dgm:spPr/>
      <dgm:t>
        <a:bodyPr/>
        <a:lstStyle/>
        <a:p>
          <a:endParaRPr lang="pt-BR"/>
        </a:p>
      </dgm:t>
    </dgm:pt>
    <dgm:pt modelId="{4ACDB49E-97C6-40B5-87AB-366DF6539733}" type="pres">
      <dgm:prSet presAssocID="{267F5FAF-F60B-4748-B5C5-923AA22364AD}" presName="composite" presStyleCnt="0">
        <dgm:presLayoutVars>
          <dgm:chMax val="3"/>
          <dgm:animLvl val="lvl"/>
          <dgm:resizeHandles val="exact"/>
        </dgm:presLayoutVars>
      </dgm:prSet>
      <dgm:spPr/>
    </dgm:pt>
    <dgm:pt modelId="{BAD60B11-1AEF-4935-8402-586FCA386E5B}" type="pres">
      <dgm:prSet presAssocID="{0A843985-3044-4B78-A8B1-6550F9F2E2C3}" presName="gear1" presStyleLbl="node1" presStyleIdx="0" presStyleCnt="3">
        <dgm:presLayoutVars>
          <dgm:chMax val="1"/>
          <dgm:bulletEnabled val="1"/>
        </dgm:presLayoutVars>
      </dgm:prSet>
      <dgm:spPr/>
      <dgm:t>
        <a:bodyPr/>
        <a:lstStyle/>
        <a:p>
          <a:endParaRPr lang="pt-BR"/>
        </a:p>
      </dgm:t>
    </dgm:pt>
    <dgm:pt modelId="{A0722A8B-EB6A-42F4-A4B2-1CBAD247E2F0}" type="pres">
      <dgm:prSet presAssocID="{0A843985-3044-4B78-A8B1-6550F9F2E2C3}" presName="gear1srcNode" presStyleLbl="node1" presStyleIdx="0" presStyleCnt="3"/>
      <dgm:spPr/>
      <dgm:t>
        <a:bodyPr/>
        <a:lstStyle/>
        <a:p>
          <a:endParaRPr lang="pt-BR"/>
        </a:p>
      </dgm:t>
    </dgm:pt>
    <dgm:pt modelId="{028BC0BE-0D19-4273-B89D-C2092E979E9A}" type="pres">
      <dgm:prSet presAssocID="{0A843985-3044-4B78-A8B1-6550F9F2E2C3}" presName="gear1dstNode" presStyleLbl="node1" presStyleIdx="0" presStyleCnt="3"/>
      <dgm:spPr/>
      <dgm:t>
        <a:bodyPr/>
        <a:lstStyle/>
        <a:p>
          <a:endParaRPr lang="pt-BR"/>
        </a:p>
      </dgm:t>
    </dgm:pt>
    <dgm:pt modelId="{6A1A663C-0722-40FA-8F97-90D1E8B0D35C}" type="pres">
      <dgm:prSet presAssocID="{94B4E6E1-5B89-4715-B689-4ED8DE9DA5F3}" presName="gear2" presStyleLbl="node1" presStyleIdx="1" presStyleCnt="3">
        <dgm:presLayoutVars>
          <dgm:chMax val="1"/>
          <dgm:bulletEnabled val="1"/>
        </dgm:presLayoutVars>
      </dgm:prSet>
      <dgm:spPr/>
      <dgm:t>
        <a:bodyPr/>
        <a:lstStyle/>
        <a:p>
          <a:endParaRPr lang="pt-BR"/>
        </a:p>
      </dgm:t>
    </dgm:pt>
    <dgm:pt modelId="{9B216DE3-B578-4688-BC71-671AA5BB6313}" type="pres">
      <dgm:prSet presAssocID="{94B4E6E1-5B89-4715-B689-4ED8DE9DA5F3}" presName="gear2srcNode" presStyleLbl="node1" presStyleIdx="1" presStyleCnt="3"/>
      <dgm:spPr/>
      <dgm:t>
        <a:bodyPr/>
        <a:lstStyle/>
        <a:p>
          <a:endParaRPr lang="pt-BR"/>
        </a:p>
      </dgm:t>
    </dgm:pt>
    <dgm:pt modelId="{06BEB56B-C5A3-4017-8DC7-FAA3AB79DA35}" type="pres">
      <dgm:prSet presAssocID="{94B4E6E1-5B89-4715-B689-4ED8DE9DA5F3}" presName="gear2dstNode" presStyleLbl="node1" presStyleIdx="1" presStyleCnt="3"/>
      <dgm:spPr/>
      <dgm:t>
        <a:bodyPr/>
        <a:lstStyle/>
        <a:p>
          <a:endParaRPr lang="pt-BR"/>
        </a:p>
      </dgm:t>
    </dgm:pt>
    <dgm:pt modelId="{4F6CADC0-E81F-4166-BB49-75C23CA8B7CF}" type="pres">
      <dgm:prSet presAssocID="{158B4645-EA0A-4332-AD64-01EF29207768}" presName="gear3" presStyleLbl="node1" presStyleIdx="2" presStyleCnt="3"/>
      <dgm:spPr/>
      <dgm:t>
        <a:bodyPr/>
        <a:lstStyle/>
        <a:p>
          <a:endParaRPr lang="pt-BR"/>
        </a:p>
      </dgm:t>
    </dgm:pt>
    <dgm:pt modelId="{562051E7-A6DD-4026-B138-787ADCF59EA6}" type="pres">
      <dgm:prSet presAssocID="{158B4645-EA0A-4332-AD64-01EF29207768}" presName="gear3tx" presStyleLbl="node1" presStyleIdx="2" presStyleCnt="3">
        <dgm:presLayoutVars>
          <dgm:chMax val="1"/>
          <dgm:bulletEnabled val="1"/>
        </dgm:presLayoutVars>
      </dgm:prSet>
      <dgm:spPr/>
      <dgm:t>
        <a:bodyPr/>
        <a:lstStyle/>
        <a:p>
          <a:endParaRPr lang="pt-BR"/>
        </a:p>
      </dgm:t>
    </dgm:pt>
    <dgm:pt modelId="{671FEEC2-4567-4779-BE34-4BE63078C412}" type="pres">
      <dgm:prSet presAssocID="{158B4645-EA0A-4332-AD64-01EF29207768}" presName="gear3srcNode" presStyleLbl="node1" presStyleIdx="2" presStyleCnt="3"/>
      <dgm:spPr/>
      <dgm:t>
        <a:bodyPr/>
        <a:lstStyle/>
        <a:p>
          <a:endParaRPr lang="pt-BR"/>
        </a:p>
      </dgm:t>
    </dgm:pt>
    <dgm:pt modelId="{0B44652A-A80A-4ADE-9F4E-71B7374B4490}" type="pres">
      <dgm:prSet presAssocID="{158B4645-EA0A-4332-AD64-01EF29207768}" presName="gear3dstNode" presStyleLbl="node1" presStyleIdx="2" presStyleCnt="3"/>
      <dgm:spPr/>
      <dgm:t>
        <a:bodyPr/>
        <a:lstStyle/>
        <a:p>
          <a:endParaRPr lang="pt-BR"/>
        </a:p>
      </dgm:t>
    </dgm:pt>
    <dgm:pt modelId="{F9BDA199-13DD-4523-9EDB-D8B28477EBF0}" type="pres">
      <dgm:prSet presAssocID="{C0B365E9-372E-41FC-8317-46829F1D073B}" presName="connector1" presStyleLbl="sibTrans2D1" presStyleIdx="0" presStyleCnt="3"/>
      <dgm:spPr/>
      <dgm:t>
        <a:bodyPr/>
        <a:lstStyle/>
        <a:p>
          <a:endParaRPr lang="pt-BR"/>
        </a:p>
      </dgm:t>
    </dgm:pt>
    <dgm:pt modelId="{7C6E085E-E4D0-44C4-AFCB-2E8B708EFA3D}" type="pres">
      <dgm:prSet presAssocID="{270096A6-7548-44D4-A3F9-B7DEDA23F387}" presName="connector2" presStyleLbl="sibTrans2D1" presStyleIdx="1" presStyleCnt="3"/>
      <dgm:spPr/>
      <dgm:t>
        <a:bodyPr/>
        <a:lstStyle/>
        <a:p>
          <a:endParaRPr lang="pt-BR"/>
        </a:p>
      </dgm:t>
    </dgm:pt>
    <dgm:pt modelId="{20D4433C-93E1-4A05-AD74-93764C70F011}" type="pres">
      <dgm:prSet presAssocID="{65EE793F-AE0C-4B38-AB45-911C3AB45B2F}" presName="connector3" presStyleLbl="sibTrans2D1" presStyleIdx="2" presStyleCnt="3"/>
      <dgm:spPr/>
      <dgm:t>
        <a:bodyPr/>
        <a:lstStyle/>
        <a:p>
          <a:endParaRPr lang="pt-BR"/>
        </a:p>
      </dgm:t>
    </dgm:pt>
  </dgm:ptLst>
  <dgm:cxnLst>
    <dgm:cxn modelId="{5669DCA0-19B8-4C5A-BD8B-3B1B83C3D153}" type="presOf" srcId="{0A843985-3044-4B78-A8B1-6550F9F2E2C3}" destId="{A0722A8B-EB6A-42F4-A4B2-1CBAD247E2F0}" srcOrd="1" destOrd="0" presId="urn:microsoft.com/office/officeart/2005/8/layout/gear1"/>
    <dgm:cxn modelId="{206F39EC-EC31-41A7-B61A-1ED9380BDF05}" type="presOf" srcId="{94B4E6E1-5B89-4715-B689-4ED8DE9DA5F3}" destId="{06BEB56B-C5A3-4017-8DC7-FAA3AB79DA35}" srcOrd="2" destOrd="0" presId="urn:microsoft.com/office/officeart/2005/8/layout/gear1"/>
    <dgm:cxn modelId="{B346FF59-71DB-4DDB-A334-DAC9E9E5EBCF}" srcId="{267F5FAF-F60B-4748-B5C5-923AA22364AD}" destId="{94B4E6E1-5B89-4715-B689-4ED8DE9DA5F3}" srcOrd="1" destOrd="0" parTransId="{1BE1128B-1DAF-4EE6-ACD1-05EF7DE9FD0E}" sibTransId="{270096A6-7548-44D4-A3F9-B7DEDA23F387}"/>
    <dgm:cxn modelId="{28A0317B-C908-44C7-9969-12ACD4AF0D1A}" type="presOf" srcId="{0A843985-3044-4B78-A8B1-6550F9F2E2C3}" destId="{028BC0BE-0D19-4273-B89D-C2092E979E9A}" srcOrd="2" destOrd="0" presId="urn:microsoft.com/office/officeart/2005/8/layout/gear1"/>
    <dgm:cxn modelId="{7D9CE890-9CEB-4DD9-B7F8-B59550E996BD}" type="presOf" srcId="{65EE793F-AE0C-4B38-AB45-911C3AB45B2F}" destId="{20D4433C-93E1-4A05-AD74-93764C70F011}" srcOrd="0" destOrd="0" presId="urn:microsoft.com/office/officeart/2005/8/layout/gear1"/>
    <dgm:cxn modelId="{015BC0FA-5617-4F7D-BD6F-ABCA4379A55D}" srcId="{267F5FAF-F60B-4748-B5C5-923AA22364AD}" destId="{158B4645-EA0A-4332-AD64-01EF29207768}" srcOrd="2" destOrd="0" parTransId="{64C514F7-A469-45A7-9FBB-04AC9CDBBEC9}" sibTransId="{65EE793F-AE0C-4B38-AB45-911C3AB45B2F}"/>
    <dgm:cxn modelId="{5C523F0E-A961-41AC-BA83-D5019813BDA4}" type="presOf" srcId="{158B4645-EA0A-4332-AD64-01EF29207768}" destId="{4F6CADC0-E81F-4166-BB49-75C23CA8B7CF}" srcOrd="0" destOrd="0" presId="urn:microsoft.com/office/officeart/2005/8/layout/gear1"/>
    <dgm:cxn modelId="{C91A0B7B-632D-49C2-BECA-54357C2C2284}" type="presOf" srcId="{0A843985-3044-4B78-A8B1-6550F9F2E2C3}" destId="{BAD60B11-1AEF-4935-8402-586FCA386E5B}" srcOrd="0" destOrd="0" presId="urn:microsoft.com/office/officeart/2005/8/layout/gear1"/>
    <dgm:cxn modelId="{A5F3012B-BBC1-4614-8049-4224173C60BD}" type="presOf" srcId="{C0B365E9-372E-41FC-8317-46829F1D073B}" destId="{F9BDA199-13DD-4523-9EDB-D8B28477EBF0}" srcOrd="0" destOrd="0" presId="urn:microsoft.com/office/officeart/2005/8/layout/gear1"/>
    <dgm:cxn modelId="{D8364097-BD30-421F-9DE8-713586868C0F}" type="presOf" srcId="{158B4645-EA0A-4332-AD64-01EF29207768}" destId="{0B44652A-A80A-4ADE-9F4E-71B7374B4490}" srcOrd="3" destOrd="0" presId="urn:microsoft.com/office/officeart/2005/8/layout/gear1"/>
    <dgm:cxn modelId="{24FF86C5-C64A-48A9-A566-D3622A59AE82}" type="presOf" srcId="{267F5FAF-F60B-4748-B5C5-923AA22364AD}" destId="{4ACDB49E-97C6-40B5-87AB-366DF6539733}" srcOrd="0" destOrd="0" presId="urn:microsoft.com/office/officeart/2005/8/layout/gear1"/>
    <dgm:cxn modelId="{EDAA9E16-1D14-47B6-8493-F61D8E781D11}" type="presOf" srcId="{270096A6-7548-44D4-A3F9-B7DEDA23F387}" destId="{7C6E085E-E4D0-44C4-AFCB-2E8B708EFA3D}" srcOrd="0" destOrd="0" presId="urn:microsoft.com/office/officeart/2005/8/layout/gear1"/>
    <dgm:cxn modelId="{C9230768-CAD1-4710-B7EB-64AE96FD283B}" type="presOf" srcId="{158B4645-EA0A-4332-AD64-01EF29207768}" destId="{562051E7-A6DD-4026-B138-787ADCF59EA6}" srcOrd="1" destOrd="0" presId="urn:microsoft.com/office/officeart/2005/8/layout/gear1"/>
    <dgm:cxn modelId="{A9C06EB3-5C9F-4897-8846-AF38A6A70A53}" type="presOf" srcId="{158B4645-EA0A-4332-AD64-01EF29207768}" destId="{671FEEC2-4567-4779-BE34-4BE63078C412}" srcOrd="2" destOrd="0" presId="urn:microsoft.com/office/officeart/2005/8/layout/gear1"/>
    <dgm:cxn modelId="{F8E143B4-838B-47C5-B568-2C35AC8DE722}" type="presOf" srcId="{94B4E6E1-5B89-4715-B689-4ED8DE9DA5F3}" destId="{6A1A663C-0722-40FA-8F97-90D1E8B0D35C}" srcOrd="0" destOrd="0" presId="urn:microsoft.com/office/officeart/2005/8/layout/gear1"/>
    <dgm:cxn modelId="{1F54253E-5F6C-475E-8D63-8C332F9DB815}" srcId="{267F5FAF-F60B-4748-B5C5-923AA22364AD}" destId="{0A843985-3044-4B78-A8B1-6550F9F2E2C3}" srcOrd="0" destOrd="0" parTransId="{E4DECC03-2224-4492-B8BB-4AAFC5F4D01A}" sibTransId="{C0B365E9-372E-41FC-8317-46829F1D073B}"/>
    <dgm:cxn modelId="{27C6A811-E198-4EDD-901A-211FC27D494D}" type="presOf" srcId="{94B4E6E1-5B89-4715-B689-4ED8DE9DA5F3}" destId="{9B216DE3-B578-4688-BC71-671AA5BB6313}" srcOrd="1" destOrd="0" presId="urn:microsoft.com/office/officeart/2005/8/layout/gear1"/>
    <dgm:cxn modelId="{10DA7E44-128D-4961-B63B-3A51E7B9CCA4}" type="presParOf" srcId="{4ACDB49E-97C6-40B5-87AB-366DF6539733}" destId="{BAD60B11-1AEF-4935-8402-586FCA386E5B}" srcOrd="0" destOrd="0" presId="urn:microsoft.com/office/officeart/2005/8/layout/gear1"/>
    <dgm:cxn modelId="{21E24490-094F-44E8-A5C0-5FC4009DE4D3}" type="presParOf" srcId="{4ACDB49E-97C6-40B5-87AB-366DF6539733}" destId="{A0722A8B-EB6A-42F4-A4B2-1CBAD247E2F0}" srcOrd="1" destOrd="0" presId="urn:microsoft.com/office/officeart/2005/8/layout/gear1"/>
    <dgm:cxn modelId="{3381B0EA-0A53-44D5-BC21-A6039C9D31B3}" type="presParOf" srcId="{4ACDB49E-97C6-40B5-87AB-366DF6539733}" destId="{028BC0BE-0D19-4273-B89D-C2092E979E9A}" srcOrd="2" destOrd="0" presId="urn:microsoft.com/office/officeart/2005/8/layout/gear1"/>
    <dgm:cxn modelId="{DA9541FF-B663-4120-8F5C-17D324383944}" type="presParOf" srcId="{4ACDB49E-97C6-40B5-87AB-366DF6539733}" destId="{6A1A663C-0722-40FA-8F97-90D1E8B0D35C}" srcOrd="3" destOrd="0" presId="urn:microsoft.com/office/officeart/2005/8/layout/gear1"/>
    <dgm:cxn modelId="{4C55A916-F79B-4A66-BA2C-194B2CA15B1D}" type="presParOf" srcId="{4ACDB49E-97C6-40B5-87AB-366DF6539733}" destId="{9B216DE3-B578-4688-BC71-671AA5BB6313}" srcOrd="4" destOrd="0" presId="urn:microsoft.com/office/officeart/2005/8/layout/gear1"/>
    <dgm:cxn modelId="{049149F6-D344-4EFC-9417-D8C75258E3BE}" type="presParOf" srcId="{4ACDB49E-97C6-40B5-87AB-366DF6539733}" destId="{06BEB56B-C5A3-4017-8DC7-FAA3AB79DA35}" srcOrd="5" destOrd="0" presId="urn:microsoft.com/office/officeart/2005/8/layout/gear1"/>
    <dgm:cxn modelId="{12748E96-61A5-44D6-B3E7-1D758A06442C}" type="presParOf" srcId="{4ACDB49E-97C6-40B5-87AB-366DF6539733}" destId="{4F6CADC0-E81F-4166-BB49-75C23CA8B7CF}" srcOrd="6" destOrd="0" presId="urn:microsoft.com/office/officeart/2005/8/layout/gear1"/>
    <dgm:cxn modelId="{457DDDFC-E746-40B1-8E13-FB02BA5761F6}" type="presParOf" srcId="{4ACDB49E-97C6-40B5-87AB-366DF6539733}" destId="{562051E7-A6DD-4026-B138-787ADCF59EA6}" srcOrd="7" destOrd="0" presId="urn:microsoft.com/office/officeart/2005/8/layout/gear1"/>
    <dgm:cxn modelId="{3FA2B34E-24DB-411A-9E58-560F106BC5FE}" type="presParOf" srcId="{4ACDB49E-97C6-40B5-87AB-366DF6539733}" destId="{671FEEC2-4567-4779-BE34-4BE63078C412}" srcOrd="8" destOrd="0" presId="urn:microsoft.com/office/officeart/2005/8/layout/gear1"/>
    <dgm:cxn modelId="{BDE1E976-9D1C-4868-8A60-6F907CC39FF2}" type="presParOf" srcId="{4ACDB49E-97C6-40B5-87AB-366DF6539733}" destId="{0B44652A-A80A-4ADE-9F4E-71B7374B4490}" srcOrd="9" destOrd="0" presId="urn:microsoft.com/office/officeart/2005/8/layout/gear1"/>
    <dgm:cxn modelId="{299F467F-8333-4F92-ADB1-A98AD9CE68CA}" type="presParOf" srcId="{4ACDB49E-97C6-40B5-87AB-366DF6539733}" destId="{F9BDA199-13DD-4523-9EDB-D8B28477EBF0}" srcOrd="10" destOrd="0" presId="urn:microsoft.com/office/officeart/2005/8/layout/gear1"/>
    <dgm:cxn modelId="{82E74884-A04A-4D7A-A7BF-DD57F89845FF}" type="presParOf" srcId="{4ACDB49E-97C6-40B5-87AB-366DF6539733}" destId="{7C6E085E-E4D0-44C4-AFCB-2E8B708EFA3D}" srcOrd="11" destOrd="0" presId="urn:microsoft.com/office/officeart/2005/8/layout/gear1"/>
    <dgm:cxn modelId="{BAD8027E-2DFA-4F2D-B865-F4ED3D07C93E}" type="presParOf" srcId="{4ACDB49E-97C6-40B5-87AB-366DF6539733}" destId="{20D4433C-93E1-4A05-AD74-93764C70F011}" srcOrd="12" destOrd="0" presId="urn:microsoft.com/office/officeart/2005/8/layout/gear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D60B11-1AEF-4935-8402-586FCA386E5B}">
      <dsp:nvSpPr>
        <dsp:cNvPr id="0" name=""/>
        <dsp:cNvSpPr/>
      </dsp:nvSpPr>
      <dsp:spPr>
        <a:xfrm>
          <a:off x="2583180" y="1440180"/>
          <a:ext cx="1760220" cy="1760220"/>
        </a:xfrm>
        <a:prstGeom prst="gear9">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t-BR" sz="1000" kern="1200"/>
            <a:t>Ação</a:t>
          </a:r>
        </a:p>
      </dsp:txBody>
      <dsp:txXfrm>
        <a:off x="2937063" y="1852503"/>
        <a:ext cx="1052454" cy="904790"/>
      </dsp:txXfrm>
    </dsp:sp>
    <dsp:sp modelId="{6A1A663C-0722-40FA-8F97-90D1E8B0D35C}">
      <dsp:nvSpPr>
        <dsp:cNvPr id="0" name=""/>
        <dsp:cNvSpPr/>
      </dsp:nvSpPr>
      <dsp:spPr>
        <a:xfrm>
          <a:off x="1559052" y="1024128"/>
          <a:ext cx="1280160" cy="1280160"/>
        </a:xfrm>
        <a:prstGeom prst="gear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t-BR" sz="1000" kern="1200"/>
            <a:t>Estratégias</a:t>
          </a:r>
        </a:p>
      </dsp:txBody>
      <dsp:txXfrm>
        <a:off x="1881336" y="1348360"/>
        <a:ext cx="635592" cy="631696"/>
      </dsp:txXfrm>
    </dsp:sp>
    <dsp:sp modelId="{4F6CADC0-E81F-4166-BB49-75C23CA8B7CF}">
      <dsp:nvSpPr>
        <dsp:cNvPr id="0" name=""/>
        <dsp:cNvSpPr/>
      </dsp:nvSpPr>
      <dsp:spPr>
        <a:xfrm rot="20700000">
          <a:off x="2276072" y="140948"/>
          <a:ext cx="1254295" cy="1254295"/>
        </a:xfrm>
        <a:prstGeom prst="gear6">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pt-BR" sz="1000" kern="1200"/>
            <a:t>Objetivos</a:t>
          </a:r>
        </a:p>
      </dsp:txBody>
      <dsp:txXfrm rot="-20700000">
        <a:off x="2551176" y="416052"/>
        <a:ext cx="704088" cy="704088"/>
      </dsp:txXfrm>
    </dsp:sp>
    <dsp:sp modelId="{F9BDA199-13DD-4523-9EDB-D8B28477EBF0}">
      <dsp:nvSpPr>
        <dsp:cNvPr id="0" name=""/>
        <dsp:cNvSpPr/>
      </dsp:nvSpPr>
      <dsp:spPr>
        <a:xfrm>
          <a:off x="2437231" y="1180540"/>
          <a:ext cx="2253081" cy="2253081"/>
        </a:xfrm>
        <a:prstGeom prst="circularArrow">
          <a:avLst>
            <a:gd name="adj1" fmla="val 4687"/>
            <a:gd name="adj2" fmla="val 299029"/>
            <a:gd name="adj3" fmla="val 2486671"/>
            <a:gd name="adj4" fmla="val 15926341"/>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6E085E-E4D0-44C4-AFCB-2E8B708EFA3D}">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0D4433C-93E1-4A05-AD74-93764C70F011}">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A913F-D5ED-4492-BA34-E0D1B9B6E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8397</Words>
  <Characters>45349</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das Chagas Soares Araujo - INSSDF</dc:creator>
  <dc:description/>
  <cp:lastModifiedBy>Cíntia</cp:lastModifiedBy>
  <cp:revision>2</cp:revision>
  <cp:lastPrinted>2017-10-03T21:41:00Z</cp:lastPrinted>
  <dcterms:created xsi:type="dcterms:W3CDTF">2019-11-29T18:33:00Z</dcterms:created>
  <dcterms:modified xsi:type="dcterms:W3CDTF">2019-11-29T18:33:00Z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